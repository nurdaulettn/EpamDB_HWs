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2594" w14:textId="77777777" w:rsidR="00500742" w:rsidRDefault="00500742" w:rsidP="00500742">
      <w:pPr>
        <w:pStyle w:val="a2"/>
      </w:pPr>
    </w:p>
    <w:p w14:paraId="77658F3B" w14:textId="77777777" w:rsidR="00500742" w:rsidRDefault="00500742" w:rsidP="00500742">
      <w:pPr>
        <w:pStyle w:val="a2"/>
      </w:pPr>
    </w:p>
    <w:p w14:paraId="0E34BD01" w14:textId="77777777" w:rsidR="00500742" w:rsidRDefault="00500742" w:rsidP="00500742">
      <w:pPr>
        <w:pStyle w:val="a2"/>
      </w:pPr>
      <w:r>
        <w:rPr>
          <w:noProof/>
          <w:color w:val="2B579A"/>
          <w:shd w:val="clear" w:color="auto" w:fill="E6E6E6"/>
        </w:rPr>
        <w:drawing>
          <wp:anchor distT="0" distB="0" distL="114300" distR="114300" simplePos="0" relativeHeight="251658240" behindDoc="0" locked="0" layoutInCell="1" allowOverlap="1" wp14:anchorId="7FA95EBA" wp14:editId="1FA3F6CA">
            <wp:simplePos x="0" y="0"/>
            <wp:positionH relativeFrom="column">
              <wp:posOffset>635</wp:posOffset>
            </wp:positionH>
            <wp:positionV relativeFrom="page">
              <wp:posOffset>1225854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37880" w14:textId="77777777" w:rsidR="00500742" w:rsidRDefault="00500742" w:rsidP="00500742">
      <w:pPr>
        <w:pStyle w:val="a2"/>
      </w:pPr>
    </w:p>
    <w:p w14:paraId="6F72959F" w14:textId="77777777" w:rsidR="00500742" w:rsidRDefault="00500742" w:rsidP="00500742">
      <w:pPr>
        <w:pStyle w:val="a2"/>
      </w:pPr>
    </w:p>
    <w:p w14:paraId="19E2EDC6" w14:textId="77777777" w:rsidR="00500742" w:rsidRDefault="00500742" w:rsidP="00500742">
      <w:pPr>
        <w:pStyle w:val="a2"/>
      </w:pPr>
    </w:p>
    <w:p w14:paraId="31C885E5" w14:textId="77777777" w:rsidR="00500742" w:rsidRDefault="00500742" w:rsidP="00500742">
      <w:pPr>
        <w:pStyle w:val="a2"/>
      </w:pPr>
    </w:p>
    <w:p w14:paraId="74C5682C" w14:textId="77777777" w:rsidR="00500742" w:rsidRDefault="00500742" w:rsidP="00500742">
      <w:pPr>
        <w:pStyle w:val="a2"/>
      </w:pPr>
    </w:p>
    <w:p w14:paraId="543A52D9" w14:textId="77777777" w:rsidR="00500742" w:rsidRDefault="00500742" w:rsidP="00500742">
      <w:pPr>
        <w:pStyle w:val="a2"/>
      </w:pPr>
    </w:p>
    <w:p w14:paraId="5C893A34" w14:textId="77777777" w:rsidR="00500742" w:rsidRDefault="00500742" w:rsidP="00500742">
      <w:pPr>
        <w:pStyle w:val="a2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500742" w:rsidRPr="00114D08" w14:paraId="6626B668" w14:textId="77777777" w:rsidTr="007206CD">
        <w:trPr>
          <w:trHeight w:val="1583"/>
        </w:trPr>
        <w:tc>
          <w:tcPr>
            <w:tcW w:w="9359" w:type="dxa"/>
          </w:tcPr>
          <w:p w14:paraId="178AC1E6" w14:textId="3B2D1765" w:rsidR="00500742" w:rsidRPr="007F4104" w:rsidRDefault="00426215" w:rsidP="007206CD">
            <w:pPr>
              <w:pStyle w:val="af1"/>
            </w:pPr>
            <w:r>
              <w:t>Business Template</w:t>
            </w:r>
          </w:p>
          <w:p w14:paraId="2A75448B" w14:textId="77777777" w:rsidR="00D04DA9" w:rsidRPr="00D04DA9" w:rsidRDefault="00500742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eastAsiaTheme="minorHAnsi" w:hAnsi="Calibri" w:cs="Calibri"/>
                <w:color w:val="000000"/>
                <w:sz w:val="24"/>
                <w:szCs w:val="24"/>
              </w:rPr>
            </w:pPr>
            <w:r>
              <w:rPr>
                <w:color w:val="2B579A"/>
                <w:shd w:val="clear" w:color="auto" w:fill="E6E6E6"/>
              </w:rPr>
              <w:fldChar w:fldCharType="begin"/>
            </w:r>
            <w:r>
              <w:instrText xml:space="preserve"> DOCPROPERTY  Title  \* MERGEFORMAT </w:instrText>
            </w:r>
            <w:r>
              <w:rPr>
                <w:color w:val="2B579A"/>
                <w:shd w:val="clear" w:color="auto" w:fill="E6E6E6"/>
              </w:rPr>
              <w:fldChar w:fldCharType="separate"/>
            </w:r>
          </w:p>
          <w:p w14:paraId="413D4256" w14:textId="3331DAC1" w:rsidR="00500742" w:rsidRPr="00D04DA9" w:rsidRDefault="00950730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</w:pPr>
            <w:r w:rsidRPr="00950730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Subject</w:t>
            </w:r>
            <w:r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 xml:space="preserve"> </w:t>
            </w:r>
            <w:r w:rsidRPr="00950730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areas</w:t>
            </w:r>
            <w:r w:rsidR="00500742">
              <w:rPr>
                <w:color w:val="2B579A"/>
                <w:shd w:val="clear" w:color="auto" w:fill="E6E6E6"/>
              </w:rPr>
              <w:fldChar w:fldCharType="end"/>
            </w:r>
          </w:p>
        </w:tc>
      </w:tr>
      <w:tr w:rsidR="00500742" w:rsidRPr="00114D08" w14:paraId="40961459" w14:textId="77777777" w:rsidTr="007206CD">
        <w:tc>
          <w:tcPr>
            <w:tcW w:w="9359" w:type="dxa"/>
          </w:tcPr>
          <w:p w14:paraId="76309376" w14:textId="563FE6E0" w:rsidR="00500742" w:rsidRPr="00426215" w:rsidRDefault="00426215" w:rsidP="00426215">
            <w:pPr>
              <w:pStyle w:val="ProjectName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26215">
              <w:rPr>
                <w:rFonts w:ascii="Arial" w:hAnsi="Arial" w:cs="Arial"/>
                <w:b/>
                <w:bCs/>
                <w:sz w:val="18"/>
                <w:szCs w:val="18"/>
              </w:rPr>
              <w:t>Logo / Image</w:t>
            </w:r>
          </w:p>
        </w:tc>
      </w:tr>
    </w:tbl>
    <w:p w14:paraId="5897652F" w14:textId="77777777" w:rsidR="00500742" w:rsidRDefault="00500742" w:rsidP="00500742">
      <w:pPr>
        <w:pStyle w:val="a2"/>
      </w:pPr>
    </w:p>
    <w:p w14:paraId="4311A786" w14:textId="77777777" w:rsidR="00500742" w:rsidRDefault="00500742" w:rsidP="00500742">
      <w:pPr>
        <w:widowControl/>
        <w:spacing w:line="240" w:lineRule="auto"/>
        <w:rPr>
          <w:rFonts w:ascii="Trebuchet MS" w:hAnsi="Trebuchet MS"/>
          <w:color w:val="464547"/>
        </w:rPr>
      </w:pPr>
      <w:r>
        <w:br w:type="page"/>
      </w:r>
    </w:p>
    <w:p w14:paraId="1754854A" w14:textId="77777777" w:rsidR="00500742" w:rsidRDefault="00500742" w:rsidP="00500742">
      <w:pPr>
        <w:pStyle w:val="a2"/>
      </w:pPr>
    </w:p>
    <w:p w14:paraId="208A37E9" w14:textId="77777777" w:rsidR="00500742" w:rsidRPr="00713C48" w:rsidRDefault="00500742" w:rsidP="00500742">
      <w:pPr>
        <w:pStyle w:val="af3"/>
      </w:pPr>
      <w:bookmarkStart w:id="0" w:name="_Toc456598587"/>
      <w:bookmarkStart w:id="1" w:name="_Toc456600918"/>
      <w:bookmarkStart w:id="2" w:name="_Toc2484421"/>
      <w:bookmarkStart w:id="3" w:name="_Toc4475558"/>
      <w:r w:rsidRPr="00713C48">
        <w:t>Contents</w:t>
      </w:r>
    </w:p>
    <w:p w14:paraId="5B80CBBC" w14:textId="7661780F" w:rsidR="00407DD5" w:rsidRDefault="00500742">
      <w:pPr>
        <w:pStyle w:val="1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r>
        <w:rPr>
          <w:color w:val="2B579A"/>
          <w:shd w:val="clear" w:color="auto" w:fill="E6E6E6"/>
        </w:rPr>
        <w:fldChar w:fldCharType="begin"/>
      </w:r>
      <w:r>
        <w:rPr>
          <w:noProof/>
        </w:rPr>
        <w:instrText xml:space="preserve"> TOC \o "2-3" \h \z \t "Heading 1,1,Appendix Level 1,1,Appendix Level 2,2,Appendix Level 3,3" </w:instrText>
      </w:r>
      <w:r>
        <w:rPr>
          <w:color w:val="2B579A"/>
          <w:shd w:val="clear" w:color="auto" w:fill="E6E6E6"/>
        </w:rPr>
        <w:fldChar w:fldCharType="separate"/>
      </w:r>
      <w:hyperlink w:anchor="_Toc62212630" w:history="1">
        <w:r w:rsidR="00407DD5" w:rsidRPr="00CF14D8">
          <w:rPr>
            <w:rStyle w:val="ab"/>
            <w:rFonts w:eastAsia="MS Gothic"/>
            <w:noProof/>
          </w:rPr>
          <w:t>1</w:t>
        </w:r>
        <w:r w:rsidR="00407DD5"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="00407DD5" w:rsidRPr="00CF14D8">
          <w:rPr>
            <w:rStyle w:val="ab"/>
            <w:rFonts w:eastAsia="MS Gothic"/>
            <w:noProof/>
          </w:rPr>
          <w:t>Business Description</w:t>
        </w:r>
        <w:r w:rsidR="00407DD5">
          <w:rPr>
            <w:noProof/>
            <w:webHidden/>
          </w:rPr>
          <w:tab/>
        </w:r>
        <w:r w:rsidR="00407DD5">
          <w:rPr>
            <w:webHidden/>
            <w:color w:val="2B579A"/>
            <w:shd w:val="clear" w:color="auto" w:fill="E6E6E6"/>
          </w:rPr>
          <w:fldChar w:fldCharType="begin"/>
        </w:r>
        <w:r w:rsidR="00407DD5">
          <w:rPr>
            <w:noProof/>
            <w:webHidden/>
          </w:rPr>
          <w:instrText xml:space="preserve"> PAGEREF _Toc62212630 \h </w:instrText>
        </w:r>
        <w:r w:rsidR="00407DD5">
          <w:rPr>
            <w:webHidden/>
            <w:color w:val="2B579A"/>
            <w:shd w:val="clear" w:color="auto" w:fill="E6E6E6"/>
          </w:rPr>
        </w:r>
        <w:r w:rsidR="00407DD5"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 w:rsidR="00407DD5"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7714CE33" w14:textId="2F89B005" w:rsidR="00407DD5" w:rsidRDefault="00407DD5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1" w:history="1">
        <w:r w:rsidRPr="00CF14D8">
          <w:rPr>
            <w:rStyle w:val="ab"/>
            <w:rFonts w:eastAsia="MS Gothic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ab"/>
            <w:rFonts w:eastAsia="MS Gothic"/>
            <w:noProof/>
          </w:rPr>
          <w:t>Business background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_Toc62212631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743771BC" w14:textId="3DEEC2AB" w:rsidR="00407DD5" w:rsidRDefault="00407DD5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2" w:history="1">
        <w:r w:rsidRPr="00CF14D8">
          <w:rPr>
            <w:rStyle w:val="ab"/>
            <w:rFonts w:eastAsia="MS Gothic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ab"/>
            <w:rFonts w:eastAsia="MS Gothic"/>
            <w:noProof/>
          </w:rPr>
          <w:t>Problems. Current Situation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_Toc62212632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0E133934" w14:textId="54C61E7C" w:rsidR="00407DD5" w:rsidRDefault="00407DD5" w:rsidP="6D4B84C2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3" w:history="1">
        <w:r w:rsidRPr="00CF14D8">
          <w:rPr>
            <w:rStyle w:val="ab"/>
            <w:rFonts w:eastAsia="MS Gothic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B3847">
          <w:rPr>
            <w:rStyle w:val="ab"/>
            <w:rFonts w:eastAsia="MS Gothic"/>
            <w:noProof/>
          </w:rPr>
          <w:t>The b</w:t>
        </w:r>
        <w:r w:rsidRPr="00CF14D8">
          <w:rPr>
            <w:rStyle w:val="ab"/>
            <w:rFonts w:eastAsia="MS Gothic"/>
            <w:noProof/>
          </w:rPr>
          <w:t xml:space="preserve">enefits </w:t>
        </w:r>
        <w:r w:rsidR="002B3847">
          <w:rPr>
            <w:rStyle w:val="ab"/>
            <w:rFonts w:eastAsia="MS Gothic"/>
            <w:noProof/>
          </w:rPr>
          <w:t>of</w:t>
        </w:r>
        <w:r w:rsidRPr="00CF14D8">
          <w:rPr>
            <w:rStyle w:val="ab"/>
            <w:rFonts w:eastAsia="MS Gothic"/>
            <w:noProof/>
          </w:rPr>
          <w:t xml:space="preserve"> implementing a database. Project Vision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_Toc62212633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128635C4" w14:textId="349EDCCA" w:rsidR="00407DD5" w:rsidRDefault="00407DD5">
      <w:pPr>
        <w:pStyle w:val="1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hyperlink w:anchor="_Toc62212634" w:history="1">
        <w:r w:rsidRPr="00CF14D8">
          <w:rPr>
            <w:rStyle w:val="ab"/>
            <w:rFonts w:eastAsia="MS Gothic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Pr="00CF14D8">
          <w:rPr>
            <w:rStyle w:val="ab"/>
            <w:rFonts w:eastAsia="MS Gothic"/>
            <w:noProof/>
          </w:rPr>
          <w:t>Model description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_Toc62212634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41C96AAF" w14:textId="1B137751" w:rsidR="00407DD5" w:rsidRDefault="00407DD5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5" w:history="1">
        <w:r w:rsidRPr="00CF14D8">
          <w:rPr>
            <w:rStyle w:val="ab"/>
            <w:rFonts w:eastAsia="MS Gothic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ab"/>
            <w:rFonts w:eastAsia="MS Gothic"/>
            <w:noProof/>
          </w:rPr>
          <w:t>Definitions &amp; Acronyms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_Toc62212635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670E842D" w14:textId="0E364FEB" w:rsidR="00407DD5" w:rsidRDefault="00407DD5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6" w:history="1">
        <w:r w:rsidRPr="00CF14D8">
          <w:rPr>
            <w:rStyle w:val="ab"/>
            <w:rFonts w:eastAsia="MS Gothic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ab"/>
            <w:rFonts w:eastAsia="MS Gothic"/>
            <w:noProof/>
          </w:rPr>
          <w:t>Logical Scheme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_Toc62212636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32F1B2ED" w14:textId="4CEEC0FC" w:rsidR="00407DD5" w:rsidRDefault="00407DD5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7" w:history="1">
        <w:r w:rsidRPr="00CF14D8">
          <w:rPr>
            <w:rStyle w:val="ab"/>
            <w:rFonts w:eastAsia="MS Gothic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ab"/>
            <w:rFonts w:eastAsia="MS Gothic"/>
            <w:noProof/>
          </w:rPr>
          <w:t>Objects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_Toc62212637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58FCF022" w14:textId="7D69FC3F" w:rsidR="00500742" w:rsidRPr="00114D08" w:rsidRDefault="00500742" w:rsidP="00500742">
      <w:pPr>
        <w:pStyle w:val="11"/>
        <w:tabs>
          <w:tab w:val="left" w:pos="400"/>
          <w:tab w:val="right" w:leader="dot" w:pos="9347"/>
        </w:tabs>
        <w:rPr>
          <w:noProof/>
        </w:rPr>
      </w:pPr>
      <w:r>
        <w:rPr>
          <w:color w:val="2B579A"/>
          <w:shd w:val="clear" w:color="auto" w:fill="E6E6E6"/>
        </w:rPr>
        <w:fldChar w:fldCharType="end"/>
      </w:r>
    </w:p>
    <w:p w14:paraId="7A95404F" w14:textId="77777777" w:rsidR="00500742" w:rsidRPr="00114D08" w:rsidRDefault="00500742" w:rsidP="00500742">
      <w:pPr>
        <w:pStyle w:val="a2"/>
      </w:pPr>
    </w:p>
    <w:p w14:paraId="56241B92" w14:textId="34015214" w:rsidR="0094703C" w:rsidRPr="0077468E" w:rsidRDefault="00500742" w:rsidP="00426215">
      <w:pPr>
        <w:pStyle w:val="1"/>
        <w:numPr>
          <w:ilvl w:val="0"/>
          <w:numId w:val="0"/>
        </w:numPr>
        <w:rPr>
          <w:sz w:val="24"/>
        </w:rPr>
      </w:pPr>
      <w:bookmarkStart w:id="4" w:name="_Section_1"/>
      <w:bookmarkEnd w:id="4"/>
      <w:r w:rsidRPr="008E2573">
        <w:br w:type="page"/>
      </w:r>
      <w:bookmarkEnd w:id="0"/>
      <w:bookmarkEnd w:id="1"/>
      <w:bookmarkEnd w:id="2"/>
      <w:bookmarkEnd w:id="3"/>
    </w:p>
    <w:p w14:paraId="31B69AA4" w14:textId="77777777" w:rsidR="00426215" w:rsidRDefault="00426215" w:rsidP="00426215">
      <w:pPr>
        <w:pStyle w:val="1"/>
        <w:ind w:left="431" w:hanging="431"/>
      </w:pPr>
      <w:bookmarkStart w:id="5" w:name="_Toc412572569"/>
      <w:bookmarkStart w:id="6" w:name="_Toc509167633"/>
      <w:bookmarkStart w:id="7" w:name="_Toc62212630"/>
      <w:r>
        <w:lastRenderedPageBreak/>
        <w:t>Business Description</w:t>
      </w:r>
      <w:bookmarkEnd w:id="5"/>
      <w:bookmarkEnd w:id="6"/>
      <w:bookmarkEnd w:id="7"/>
    </w:p>
    <w:p w14:paraId="45574318" w14:textId="6BB86AAC" w:rsidR="00426215" w:rsidRDefault="00426215" w:rsidP="00426215">
      <w:pPr>
        <w:pStyle w:val="2"/>
        <w:keepNext w:val="0"/>
        <w:ind w:left="851" w:hanging="851"/>
      </w:pPr>
      <w:bookmarkStart w:id="8" w:name="_Toc412572570"/>
      <w:bookmarkStart w:id="9" w:name="_Toc509167634"/>
      <w:bookmarkStart w:id="10" w:name="_Toc62212631"/>
      <w:r>
        <w:t>Business background</w:t>
      </w:r>
      <w:bookmarkEnd w:id="8"/>
      <w:bookmarkEnd w:id="9"/>
      <w:bookmarkEnd w:id="10"/>
    </w:p>
    <w:p w14:paraId="1CE130DD" w14:textId="3E90F53A" w:rsidR="00C403FF" w:rsidRPr="00C403FF" w:rsidRDefault="00825A8A" w:rsidP="00C403FF">
      <w:pPr>
        <w:pStyle w:val="a2"/>
      </w:pPr>
      <w:ins w:id="11" w:author="Nurdaulet T" w:date="2026-04-09T13:43:00Z" w16du:dateUtc="2026-04-09T08:43:00Z">
        <w:r>
          <w:t xml:space="preserve">I choose a online store. </w:t>
        </w:r>
      </w:ins>
      <w:ins w:id="12" w:author="Nurdaulet T" w:date="2026-04-09T13:44:00Z" w16du:dateUtc="2026-04-09T08:44:00Z">
        <w:r>
          <w:t xml:space="preserve">Users can buy prducts online and supliers can sell their products online. </w:t>
        </w:r>
      </w:ins>
      <w:ins w:id="13" w:author="Nurdaulet T" w:date="2026-04-09T13:45:00Z" w16du:dateUtc="2026-04-09T08:45:00Z">
        <w:r>
          <w:t>User can select product, confirm order, pay order and receive shipment</w:t>
        </w:r>
      </w:ins>
      <w:ins w:id="14" w:author="Nurdaulet T" w:date="2026-04-09T13:46:00Z" w16du:dateUtc="2026-04-09T08:46:00Z">
        <w:r>
          <w:t xml:space="preserve">. </w:t>
        </w:r>
      </w:ins>
      <w:ins w:id="15" w:author="Nurdaulet T" w:date="2026-04-09T14:48:00Z" w16du:dateUtc="2026-04-09T09:48:00Z">
        <w:r w:rsidR="00710378">
          <w:t>The s</w:t>
        </w:r>
      </w:ins>
      <w:ins w:id="16" w:author="Nurdaulet T" w:date="2026-04-09T13:46:00Z" w16du:dateUtc="2026-04-09T08:46:00Z">
        <w:r>
          <w:t xml:space="preserve">tore </w:t>
        </w:r>
      </w:ins>
      <w:ins w:id="17" w:author="Nurdaulet T" w:date="2026-04-09T14:48:00Z" w16du:dateUtc="2026-04-09T09:48:00Z">
        <w:r w:rsidR="00710378">
          <w:t>can save reviews for products from users/customers.</w:t>
        </w:r>
      </w:ins>
    </w:p>
    <w:p w14:paraId="3F9669AC" w14:textId="58EB986B" w:rsidR="00C403FF" w:rsidRPr="00C403FF" w:rsidRDefault="00426215" w:rsidP="00C403FF">
      <w:pPr>
        <w:pStyle w:val="2"/>
        <w:keepNext w:val="0"/>
        <w:ind w:left="851" w:hanging="851"/>
      </w:pPr>
      <w:bookmarkStart w:id="18" w:name="_Toc412572571"/>
      <w:bookmarkStart w:id="19" w:name="_Toc509167635"/>
      <w:bookmarkStart w:id="20" w:name="_Toc62212632"/>
      <w:r>
        <w:t>P</w:t>
      </w:r>
      <w:r w:rsidRPr="00473DF1">
        <w:t>roblems</w:t>
      </w:r>
      <w:r w:rsidR="00C403FF">
        <w:t>.</w:t>
      </w:r>
      <w:r w:rsidRPr="00473DF1">
        <w:t xml:space="preserve"> </w:t>
      </w:r>
      <w:bookmarkStart w:id="21" w:name="_Toc462595274"/>
      <w:bookmarkEnd w:id="18"/>
      <w:bookmarkEnd w:id="19"/>
      <w:r w:rsidR="00C403FF" w:rsidRPr="00C403FF">
        <w:t>Current Situation</w:t>
      </w:r>
      <w:bookmarkEnd w:id="20"/>
      <w:bookmarkEnd w:id="21"/>
    </w:p>
    <w:p w14:paraId="7A3D1FB8" w14:textId="7CB2300B" w:rsidR="00C403FF" w:rsidRPr="00E82570" w:rsidRDefault="00290185" w:rsidP="00426215">
      <w:pPr>
        <w:pStyle w:val="a2"/>
      </w:pPr>
      <w:ins w:id="22" w:author="Nurdaulet T" w:date="2026-04-09T14:49:00Z" w16du:dateUtc="2026-04-09T09:49:00Z">
        <w:r>
          <w:t>Information about products, customers, supliers may be store in separate exce</w:t>
        </w:r>
      </w:ins>
      <w:ins w:id="23" w:author="Nurdaulet T" w:date="2026-04-09T14:50:00Z" w16du:dateUtc="2026-04-09T09:50:00Z">
        <w:r>
          <w:t>l files and it is difficult to orders. This may lead to duplicating of data</w:t>
        </w:r>
      </w:ins>
      <w:ins w:id="24" w:author="Nurdaulet T" w:date="2026-04-09T14:51:00Z" w16du:dateUtc="2026-04-09T09:51:00Z">
        <w:r>
          <w:t xml:space="preserve"> and higher risk of inconsistency.</w:t>
        </w:r>
      </w:ins>
    </w:p>
    <w:p w14:paraId="456F4093" w14:textId="1739094F" w:rsidR="00426215" w:rsidRDefault="0000152E" w:rsidP="00426215">
      <w:pPr>
        <w:pStyle w:val="2"/>
        <w:keepNext w:val="0"/>
        <w:ind w:left="851" w:hanging="851"/>
      </w:pPr>
      <w:bookmarkStart w:id="25" w:name="_Toc412572572"/>
      <w:bookmarkStart w:id="26" w:name="_Toc509167636"/>
      <w:bookmarkStart w:id="27" w:name="_Toc62212633"/>
      <w:r>
        <w:t xml:space="preserve">the </w:t>
      </w:r>
      <w:r w:rsidR="00426215">
        <w:t xml:space="preserve">Benefits </w:t>
      </w:r>
      <w:r>
        <w:t>of</w:t>
      </w:r>
      <w:r w:rsidR="00426215">
        <w:t xml:space="preserve"> implementing a </w:t>
      </w:r>
      <w:bookmarkEnd w:id="25"/>
      <w:bookmarkEnd w:id="26"/>
      <w:r w:rsidR="00C403FF">
        <w:t>database. Project Vision</w:t>
      </w:r>
      <w:bookmarkEnd w:id="27"/>
    </w:p>
    <w:p w14:paraId="20C95FFC" w14:textId="56FCCF19" w:rsidR="006F645E" w:rsidRPr="006F645E" w:rsidRDefault="00290185" w:rsidP="006F645E">
      <w:pPr>
        <w:pStyle w:val="a2"/>
      </w:pPr>
      <w:ins w:id="28" w:author="Nurdaulet T" w:date="2026-04-09T14:52:00Z" w16du:dateUtc="2026-04-09T09:52:00Z">
        <w:r>
          <w:t xml:space="preserve">The DB will provide </w:t>
        </w:r>
      </w:ins>
      <w:ins w:id="29" w:author="Nurdaulet T" w:date="2026-04-09T14:53:00Z" w16du:dateUtc="2026-04-09T09:53:00Z">
        <w:r>
          <w:t>centralized and structured storage for all buisness data.This will reduce duplicating of data</w:t>
        </w:r>
      </w:ins>
      <w:ins w:id="30" w:author="Nurdaulet T" w:date="2026-04-09T14:54:00Z" w16du:dateUtc="2026-04-09T09:54:00Z">
        <w:r>
          <w:t>, improve consistency and simplify order management. The project vision is to build a scalable and reliable data model for an online store.</w:t>
        </w:r>
      </w:ins>
    </w:p>
    <w:p w14:paraId="1B22C6C0" w14:textId="11675BAE" w:rsidR="00426215" w:rsidRDefault="006F645E" w:rsidP="00426215">
      <w:pPr>
        <w:pStyle w:val="1"/>
        <w:ind w:left="431" w:hanging="431"/>
      </w:pPr>
      <w:bookmarkStart w:id="31" w:name="_Toc62212634"/>
      <w:bookmarkStart w:id="32" w:name="_Hlk314571188"/>
      <w:r>
        <w:t>Model description</w:t>
      </w:r>
      <w:bookmarkEnd w:id="31"/>
    </w:p>
    <w:p w14:paraId="65416CD2" w14:textId="77777777" w:rsidR="006F645E" w:rsidRDefault="006F645E" w:rsidP="006F645E">
      <w:pPr>
        <w:pStyle w:val="2"/>
        <w:keepNext w:val="0"/>
        <w:ind w:left="851" w:hanging="851"/>
      </w:pPr>
      <w:bookmarkStart w:id="33" w:name="_Toc462595272"/>
      <w:bookmarkStart w:id="34" w:name="_Toc62212635"/>
      <w:r w:rsidRPr="008D63DF">
        <w:t>Definitions &amp; Acronyms</w:t>
      </w:r>
      <w:bookmarkEnd w:id="33"/>
      <w:bookmarkEnd w:id="34"/>
    </w:p>
    <w:p w14:paraId="4534CB92" w14:textId="07819229" w:rsidR="006F645E" w:rsidRDefault="00290185" w:rsidP="006F645E">
      <w:pPr>
        <w:pStyle w:val="a2"/>
        <w:rPr>
          <w:ins w:id="35" w:author="Nurdaulet T" w:date="2026-04-09T14:55:00Z" w16du:dateUtc="2026-04-09T09:55:00Z"/>
        </w:rPr>
      </w:pPr>
      <w:ins w:id="36" w:author="Nurdaulet T" w:date="2026-04-09T14:55:00Z" w16du:dateUtc="2026-04-09T09:55:00Z">
        <w:r>
          <w:t>PK – primary key, unique identifier of a record.</w:t>
        </w:r>
      </w:ins>
    </w:p>
    <w:p w14:paraId="6673416D" w14:textId="5461AA52" w:rsidR="00290185" w:rsidRDefault="00290185" w:rsidP="006F645E">
      <w:pPr>
        <w:pStyle w:val="a2"/>
        <w:rPr>
          <w:ins w:id="37" w:author="Nurdaulet T" w:date="2026-04-09T14:56:00Z" w16du:dateUtc="2026-04-09T09:56:00Z"/>
        </w:rPr>
      </w:pPr>
      <w:ins w:id="38" w:author="Nurdaulet T" w:date="2026-04-09T14:55:00Z" w16du:dateUtc="2026-04-09T09:55:00Z">
        <w:r>
          <w:t xml:space="preserve">FK – foreign key, a column </w:t>
        </w:r>
      </w:ins>
      <w:ins w:id="39" w:author="Nurdaulet T" w:date="2026-04-09T14:56:00Z" w16du:dateUtc="2026-04-09T09:56:00Z">
        <w:r>
          <w:t>referencing a primary key in another table and connecting two tables.</w:t>
        </w:r>
      </w:ins>
    </w:p>
    <w:p w14:paraId="53F1ADEA" w14:textId="7590F133" w:rsidR="00290185" w:rsidRDefault="00290185" w:rsidP="006F645E">
      <w:pPr>
        <w:pStyle w:val="a2"/>
        <w:rPr>
          <w:ins w:id="40" w:author="Nurdaulet T" w:date="2026-04-09T14:56:00Z" w16du:dateUtc="2026-04-09T09:56:00Z"/>
        </w:rPr>
      </w:pPr>
      <w:ins w:id="41" w:author="Nurdaulet T" w:date="2026-04-09T14:56:00Z" w16du:dateUtc="2026-04-09T09:56:00Z">
        <w:r>
          <w:t>1:N – one to many relationship</w:t>
        </w:r>
      </w:ins>
    </w:p>
    <w:p w14:paraId="10628944" w14:textId="2E4EAC28" w:rsidR="00290185" w:rsidRDefault="00290185" w:rsidP="006F645E">
      <w:pPr>
        <w:pStyle w:val="a2"/>
        <w:rPr>
          <w:ins w:id="42" w:author="Nurdaulet T" w:date="2026-04-09T14:56:00Z" w16du:dateUtc="2026-04-09T09:56:00Z"/>
        </w:rPr>
      </w:pPr>
      <w:ins w:id="43" w:author="Nurdaulet T" w:date="2026-04-09T14:56:00Z" w16du:dateUtc="2026-04-09T09:56:00Z">
        <w:r>
          <w:t>1:1 – one to one relationship</w:t>
        </w:r>
      </w:ins>
    </w:p>
    <w:p w14:paraId="21722EC1" w14:textId="495C5A60" w:rsidR="00290185" w:rsidRDefault="00290185" w:rsidP="006F645E">
      <w:pPr>
        <w:pStyle w:val="a2"/>
        <w:rPr>
          <w:ins w:id="44" w:author="Nurdaulet T" w:date="2026-04-09T14:57:00Z" w16du:dateUtc="2026-04-09T09:57:00Z"/>
        </w:rPr>
      </w:pPr>
      <w:ins w:id="45" w:author="Nurdaulet T" w:date="2026-04-09T14:56:00Z" w16du:dateUtc="2026-04-09T09:56:00Z">
        <w:r>
          <w:t xml:space="preserve">N:M </w:t>
        </w:r>
      </w:ins>
      <w:ins w:id="46" w:author="Nurdaulet T" w:date="2026-04-09T14:57:00Z" w16du:dateUtc="2026-04-09T09:57:00Z">
        <w:r>
          <w:t>–</w:t>
        </w:r>
      </w:ins>
      <w:ins w:id="47" w:author="Nurdaulet T" w:date="2026-04-09T14:56:00Z" w16du:dateUtc="2026-04-09T09:56:00Z">
        <w:r>
          <w:t xml:space="preserve"> </w:t>
        </w:r>
      </w:ins>
      <w:ins w:id="48" w:author="Nurdaulet T" w:date="2026-04-09T14:57:00Z" w16du:dateUtc="2026-04-09T09:57:00Z">
        <w:r>
          <w:t>many to many relationship</w:t>
        </w:r>
      </w:ins>
    </w:p>
    <w:p w14:paraId="5AAE13A5" w14:textId="4CCDB91D" w:rsidR="00290185" w:rsidRPr="006F645E" w:rsidRDefault="00290185" w:rsidP="006F645E">
      <w:pPr>
        <w:pStyle w:val="a2"/>
      </w:pPr>
      <w:ins w:id="49" w:author="Nurdaulet T" w:date="2026-04-09T14:57:00Z" w16du:dateUtc="2026-04-09T09:57:00Z">
        <w:r>
          <w:t>3FN – third normal form</w:t>
        </w:r>
      </w:ins>
    </w:p>
    <w:p w14:paraId="202F84C0" w14:textId="77777777" w:rsidR="00426215" w:rsidRDefault="00426215" w:rsidP="006F645E">
      <w:pPr>
        <w:pStyle w:val="2"/>
        <w:keepNext w:val="0"/>
        <w:ind w:left="851" w:hanging="851"/>
      </w:pPr>
      <w:bookmarkStart w:id="50" w:name="_Toc412572574"/>
      <w:bookmarkStart w:id="51" w:name="_Toc509167638"/>
      <w:bookmarkStart w:id="52" w:name="_Toc62212636"/>
      <w:r>
        <w:t>Logical Scheme</w:t>
      </w:r>
      <w:bookmarkEnd w:id="50"/>
      <w:bookmarkEnd w:id="51"/>
      <w:bookmarkEnd w:id="52"/>
    </w:p>
    <w:bookmarkEnd w:id="32"/>
    <w:p w14:paraId="3963EE6B" w14:textId="0D0145E1" w:rsidR="006F645E" w:rsidDel="008E2E73" w:rsidRDefault="006F645E" w:rsidP="00500742">
      <w:pPr>
        <w:pStyle w:val="a2"/>
        <w:rPr>
          <w:del w:id="53" w:author="Nurdaulet T" w:date="2026-04-09T15:49:00Z" w16du:dateUtc="2026-04-09T10:49:00Z"/>
        </w:rPr>
      </w:pPr>
      <w:del w:id="54" w:author="Nurdaulet T" w:date="2026-04-09T15:49:00Z" w16du:dateUtc="2026-04-09T10:49:00Z">
        <w:r w:rsidDel="008E2E73">
          <w:delText>&lt;image&gt;</w:delText>
        </w:r>
      </w:del>
    </w:p>
    <w:p w14:paraId="39591329" w14:textId="6CB28B48" w:rsidR="006F645E" w:rsidRDefault="00636536" w:rsidP="00500742">
      <w:pPr>
        <w:pStyle w:val="a2"/>
      </w:pPr>
      <w:ins w:id="55" w:author="Nurdaulet T" w:date="2026-04-09T16:05:00Z" w16du:dateUtc="2026-04-09T11:05:00Z">
        <w:r>
          <w:rPr>
            <w:noProof/>
          </w:rPr>
          <w:drawing>
            <wp:inline distT="0" distB="0" distL="0" distR="0" wp14:anchorId="06E07529" wp14:editId="7FB9C1F8">
              <wp:extent cx="5327238" cy="3345873"/>
              <wp:effectExtent l="0" t="0" r="6985" b="6985"/>
              <wp:docPr id="966776720" name="Рисунок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1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0773" cy="334809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3894FC29" w14:textId="059E1F60" w:rsidR="006F645E" w:rsidRDefault="00407DD5" w:rsidP="006F645E">
      <w:pPr>
        <w:pStyle w:val="2"/>
        <w:keepNext w:val="0"/>
        <w:ind w:left="851" w:hanging="851"/>
      </w:pPr>
      <w:bookmarkStart w:id="56" w:name="_Toc62212637"/>
      <w:r>
        <w:lastRenderedPageBreak/>
        <w:t>O</w:t>
      </w:r>
      <w:r w:rsidR="006F645E">
        <w:t>bjects</w:t>
      </w:r>
      <w:bookmarkEnd w:id="56"/>
    </w:p>
    <w:p w14:paraId="194E0023" w14:textId="528AF384" w:rsidR="006F645E" w:rsidDel="009727DF" w:rsidRDefault="006F645E" w:rsidP="006F645E">
      <w:pPr>
        <w:pStyle w:val="a2"/>
        <w:rPr>
          <w:del w:id="57" w:author="Nurdaulet T" w:date="2026-04-09T15:00:00Z" w16du:dateUtc="2026-04-09T10:00:00Z"/>
        </w:rPr>
      </w:pPr>
    </w:p>
    <w:p w14:paraId="71AA236F" w14:textId="2FDE8180" w:rsidR="006F645E" w:rsidRDefault="006F645E" w:rsidP="006F645E">
      <w:pPr>
        <w:pStyle w:val="a2"/>
      </w:pPr>
      <w:r>
        <w:t>Table Description</w:t>
      </w:r>
    </w:p>
    <w:p w14:paraId="061AE2A5" w14:textId="32EC02B9" w:rsidR="00BE17E0" w:rsidRDefault="00BE17E0" w:rsidP="006F645E">
      <w:pPr>
        <w:pStyle w:val="a2"/>
      </w:pPr>
      <w:del w:id="58" w:author="Nurdaulet T" w:date="2026-04-09T14:59:00Z" w16du:dateUtc="2026-04-09T09:59:00Z">
        <w:r w:rsidDel="009727DF">
          <w:delText>&lt;des</w:delText>
        </w:r>
        <w:r w:rsidR="007B27B1" w:rsidDel="009727DF">
          <w:delText>c</w:delText>
        </w:r>
        <w:r w:rsidDel="009727DF">
          <w:delText>ription&gt;</w:delText>
        </w:r>
      </w:del>
      <w:ins w:id="59" w:author="Nurdaulet T" w:date="2026-04-09T14:59:00Z" w16du:dateUtc="2026-04-09T09:59:00Z">
        <w:r w:rsidR="009727DF">
          <w:t>This table store information about customer that registrated in the online store</w:t>
        </w:r>
      </w:ins>
    </w:p>
    <w:p w14:paraId="72C5EF5E" w14:textId="77777777" w:rsidR="006F645E" w:rsidRDefault="006F645E" w:rsidP="006F645E">
      <w:pPr>
        <w:pStyle w:val="a2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6F645E" w14:paraId="2428E3B5" w14:textId="77777777" w:rsidTr="00BE17E0">
        <w:trPr>
          <w:trHeight w:val="292"/>
        </w:trPr>
        <w:tc>
          <w:tcPr>
            <w:tcW w:w="2302" w:type="dxa"/>
            <w:shd w:val="clear" w:color="auto" w:fill="76CDD8"/>
          </w:tcPr>
          <w:p w14:paraId="6235040D" w14:textId="05F79EBD" w:rsidR="006F645E" w:rsidRPr="00BE17E0" w:rsidRDefault="006F645E" w:rsidP="00BE17E0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26E9486E" w14:textId="09745EED" w:rsidR="006F645E" w:rsidRPr="00BE17E0" w:rsidRDefault="006F645E" w:rsidP="00BE17E0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5E8C7867" w14:textId="60D97E5A" w:rsidR="006F645E" w:rsidRPr="00BE17E0" w:rsidRDefault="006F645E" w:rsidP="00BE17E0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4DF3FC75" w14:textId="15720009" w:rsidR="006F645E" w:rsidRPr="00BE17E0" w:rsidRDefault="006F645E" w:rsidP="00BE17E0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BE17E0" w14:paraId="15601FC3" w14:textId="77777777" w:rsidTr="00BE17E0">
        <w:trPr>
          <w:trHeight w:val="432"/>
        </w:trPr>
        <w:tc>
          <w:tcPr>
            <w:tcW w:w="2302" w:type="dxa"/>
            <w:vMerge w:val="restart"/>
          </w:tcPr>
          <w:p w14:paraId="063DC66F" w14:textId="77777777" w:rsidR="009727DF" w:rsidRDefault="00BE17E0" w:rsidP="009727DF">
            <w:pPr>
              <w:pStyle w:val="a2"/>
              <w:rPr>
                <w:ins w:id="60" w:author="Nurdaulet T" w:date="2026-04-09T15:00:00Z" w16du:dateUtc="2026-04-09T10:00:00Z"/>
              </w:rPr>
            </w:pPr>
            <w:r>
              <w:t xml:space="preserve"> </w:t>
            </w:r>
            <w:ins w:id="61" w:author="Nurdaulet T" w:date="2026-04-09T15:00:00Z" w16du:dateUtc="2026-04-09T10:00:00Z">
              <w:r w:rsidR="009727DF">
                <w:t>Customers</w:t>
              </w:r>
            </w:ins>
          </w:p>
          <w:p w14:paraId="4FB44A01" w14:textId="0AF24407" w:rsidR="00BE17E0" w:rsidRDefault="00BE17E0" w:rsidP="006F645E">
            <w:pPr>
              <w:pStyle w:val="a2"/>
            </w:pPr>
            <w:del w:id="62" w:author="Nurdaulet T" w:date="2026-04-09T15:00:00Z" w16du:dateUtc="2026-04-09T10:00:00Z">
              <w:r w:rsidDel="009727DF">
                <w:delText>Table 1</w:delText>
              </w:r>
            </w:del>
          </w:p>
        </w:tc>
        <w:tc>
          <w:tcPr>
            <w:tcW w:w="2302" w:type="dxa"/>
          </w:tcPr>
          <w:p w14:paraId="5287EB7E" w14:textId="4A7F92CE" w:rsidR="00BE17E0" w:rsidRDefault="008E2E73" w:rsidP="006F645E">
            <w:pPr>
              <w:pStyle w:val="a2"/>
            </w:pPr>
            <w:ins w:id="63" w:author="Nurdaulet T" w:date="2026-04-09T15:54:00Z" w16du:dateUtc="2026-04-09T10:54:00Z">
              <w:r>
                <w:t>id</w:t>
              </w:r>
            </w:ins>
            <w:del w:id="64" w:author="Nurdaulet T" w:date="2026-04-09T15:00:00Z" w16du:dateUtc="2026-04-09T10:00:00Z">
              <w:r w:rsidR="00BE17E0" w:rsidDel="009727DF">
                <w:delText>Field Name 1</w:delText>
              </w:r>
            </w:del>
          </w:p>
        </w:tc>
        <w:tc>
          <w:tcPr>
            <w:tcW w:w="2302" w:type="dxa"/>
          </w:tcPr>
          <w:p w14:paraId="43622687" w14:textId="0DBA9F3B" w:rsidR="00BE17E0" w:rsidRDefault="009727DF" w:rsidP="006F645E">
            <w:pPr>
              <w:pStyle w:val="a2"/>
            </w:pPr>
            <w:ins w:id="65" w:author="Nurdaulet T" w:date="2026-04-09T15:04:00Z" w16du:dateUtc="2026-04-09T10:04:00Z">
              <w:r>
                <w:t>PK</w:t>
              </w:r>
            </w:ins>
            <w:del w:id="66" w:author="Nurdaulet T" w:date="2026-04-09T15:04:00Z" w16du:dateUtc="2026-04-09T10:04:00Z">
              <w:r w:rsidR="00BE17E0" w:rsidDel="009727DF">
                <w:delText>&lt;description&gt;</w:delText>
              </w:r>
              <w:r w:rsidR="00074855" w:rsidDel="009727DF">
                <w:delText>, PK/FK</w:delText>
              </w:r>
            </w:del>
          </w:p>
        </w:tc>
        <w:tc>
          <w:tcPr>
            <w:tcW w:w="2302" w:type="dxa"/>
          </w:tcPr>
          <w:p w14:paraId="276CD625" w14:textId="34364910" w:rsidR="00BE17E0" w:rsidRDefault="00BE17E0" w:rsidP="006F645E">
            <w:pPr>
              <w:pStyle w:val="a2"/>
            </w:pPr>
            <w:r>
              <w:t>Int</w:t>
            </w:r>
          </w:p>
        </w:tc>
      </w:tr>
      <w:tr w:rsidR="009727DF" w14:paraId="0C3BA1C2" w14:textId="77777777" w:rsidTr="00BE17E0">
        <w:trPr>
          <w:trHeight w:val="432"/>
          <w:ins w:id="67" w:author="Nurdaulet T" w:date="2026-04-09T15:01:00Z" w16du:dateUtc="2026-04-09T10:01:00Z"/>
        </w:trPr>
        <w:tc>
          <w:tcPr>
            <w:tcW w:w="2302" w:type="dxa"/>
            <w:vMerge/>
          </w:tcPr>
          <w:p w14:paraId="7EF00A1E" w14:textId="77777777" w:rsidR="009727DF" w:rsidRDefault="009727DF" w:rsidP="009727DF">
            <w:pPr>
              <w:pStyle w:val="a2"/>
              <w:rPr>
                <w:ins w:id="68" w:author="Nurdaulet T" w:date="2026-04-09T15:01:00Z" w16du:dateUtc="2026-04-09T10:01:00Z"/>
              </w:rPr>
            </w:pPr>
          </w:p>
        </w:tc>
        <w:tc>
          <w:tcPr>
            <w:tcW w:w="2302" w:type="dxa"/>
          </w:tcPr>
          <w:p w14:paraId="59C12D2A" w14:textId="47A7538B" w:rsidR="009727DF" w:rsidRDefault="009727DF" w:rsidP="006F645E">
            <w:pPr>
              <w:pStyle w:val="a2"/>
              <w:rPr>
                <w:ins w:id="69" w:author="Nurdaulet T" w:date="2026-04-09T15:01:00Z" w16du:dateUtc="2026-04-09T10:01:00Z"/>
              </w:rPr>
            </w:pPr>
            <w:ins w:id="70" w:author="Nurdaulet T" w:date="2026-04-09T15:02:00Z" w16du:dateUtc="2026-04-09T10:02:00Z">
              <w:r>
                <w:t>First_name</w:t>
              </w:r>
            </w:ins>
          </w:p>
        </w:tc>
        <w:tc>
          <w:tcPr>
            <w:tcW w:w="2302" w:type="dxa"/>
          </w:tcPr>
          <w:p w14:paraId="62EE7F4B" w14:textId="7FAD0288" w:rsidR="009727DF" w:rsidRDefault="009727DF" w:rsidP="006F645E">
            <w:pPr>
              <w:pStyle w:val="a2"/>
              <w:rPr>
                <w:ins w:id="71" w:author="Nurdaulet T" w:date="2026-04-09T15:01:00Z" w16du:dateUtc="2026-04-09T10:01:00Z"/>
              </w:rPr>
            </w:pPr>
            <w:ins w:id="72" w:author="Nurdaulet T" w:date="2026-04-09T15:04:00Z" w16du:dateUtc="2026-04-09T10:04:00Z">
              <w:r>
                <w:t>Customer first name</w:t>
              </w:r>
            </w:ins>
          </w:p>
        </w:tc>
        <w:tc>
          <w:tcPr>
            <w:tcW w:w="2302" w:type="dxa"/>
          </w:tcPr>
          <w:p w14:paraId="729654AF" w14:textId="3D713049" w:rsidR="009727DF" w:rsidRDefault="009727DF" w:rsidP="006F645E">
            <w:pPr>
              <w:pStyle w:val="a2"/>
              <w:rPr>
                <w:ins w:id="73" w:author="Nurdaulet T" w:date="2026-04-09T15:01:00Z" w16du:dateUtc="2026-04-09T10:01:00Z"/>
              </w:rPr>
            </w:pPr>
            <w:ins w:id="74" w:author="Nurdaulet T" w:date="2026-04-09T15:05:00Z" w16du:dateUtc="2026-04-09T10:05:00Z">
              <w:r>
                <w:t>varchar</w:t>
              </w:r>
            </w:ins>
          </w:p>
        </w:tc>
      </w:tr>
      <w:tr w:rsidR="009727DF" w14:paraId="104E8B9A" w14:textId="77777777" w:rsidTr="00BE17E0">
        <w:trPr>
          <w:trHeight w:val="432"/>
          <w:ins w:id="75" w:author="Nurdaulet T" w:date="2026-04-09T15:01:00Z" w16du:dateUtc="2026-04-09T10:01:00Z"/>
        </w:trPr>
        <w:tc>
          <w:tcPr>
            <w:tcW w:w="2302" w:type="dxa"/>
            <w:vMerge/>
          </w:tcPr>
          <w:p w14:paraId="2831A849" w14:textId="77777777" w:rsidR="009727DF" w:rsidRDefault="009727DF" w:rsidP="009727DF">
            <w:pPr>
              <w:pStyle w:val="a2"/>
              <w:rPr>
                <w:ins w:id="76" w:author="Nurdaulet T" w:date="2026-04-09T15:01:00Z" w16du:dateUtc="2026-04-09T10:01:00Z"/>
              </w:rPr>
            </w:pPr>
          </w:p>
        </w:tc>
        <w:tc>
          <w:tcPr>
            <w:tcW w:w="2302" w:type="dxa"/>
          </w:tcPr>
          <w:p w14:paraId="1411C22D" w14:textId="1729986F" w:rsidR="009727DF" w:rsidRDefault="009727DF" w:rsidP="006F645E">
            <w:pPr>
              <w:pStyle w:val="a2"/>
              <w:rPr>
                <w:ins w:id="77" w:author="Nurdaulet T" w:date="2026-04-09T15:01:00Z" w16du:dateUtc="2026-04-09T10:01:00Z"/>
              </w:rPr>
            </w:pPr>
            <w:ins w:id="78" w:author="Nurdaulet T" w:date="2026-04-09T15:03:00Z" w16du:dateUtc="2026-04-09T10:03:00Z">
              <w:r>
                <w:t>Last_name</w:t>
              </w:r>
            </w:ins>
          </w:p>
        </w:tc>
        <w:tc>
          <w:tcPr>
            <w:tcW w:w="2302" w:type="dxa"/>
          </w:tcPr>
          <w:p w14:paraId="08530108" w14:textId="5500A0E8" w:rsidR="009727DF" w:rsidRDefault="009727DF" w:rsidP="006F645E">
            <w:pPr>
              <w:pStyle w:val="a2"/>
              <w:rPr>
                <w:ins w:id="79" w:author="Nurdaulet T" w:date="2026-04-09T15:01:00Z" w16du:dateUtc="2026-04-09T10:01:00Z"/>
              </w:rPr>
            </w:pPr>
            <w:ins w:id="80" w:author="Nurdaulet T" w:date="2026-04-09T15:05:00Z" w16du:dateUtc="2026-04-09T10:05:00Z">
              <w:r>
                <w:t>Custom</w:t>
              </w:r>
            </w:ins>
            <w:ins w:id="81" w:author="Nurdaulet T" w:date="2026-04-09T16:05:00Z" w16du:dateUtc="2026-04-09T11:05:00Z">
              <w:r w:rsidR="00636536">
                <w:rPr>
                  <w:noProof/>
                </w:rPr>
                <w:drawing>
                  <wp:inline distT="0" distB="0" distL="0" distR="0" wp14:anchorId="7F4B497D" wp14:editId="1482F9E7">
                    <wp:extent cx="1325880" cy="828040"/>
                    <wp:effectExtent l="0" t="0" r="7620" b="0"/>
                    <wp:docPr id="1572683923" name="Рисунок 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25880" cy="828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ins>
            <w:ins w:id="82" w:author="Nurdaulet T" w:date="2026-04-09T15:05:00Z" w16du:dateUtc="2026-04-09T10:05:00Z">
              <w:r>
                <w:t>er last name</w:t>
              </w:r>
            </w:ins>
          </w:p>
        </w:tc>
        <w:tc>
          <w:tcPr>
            <w:tcW w:w="2302" w:type="dxa"/>
          </w:tcPr>
          <w:p w14:paraId="735B4AB9" w14:textId="3E2F26F8" w:rsidR="009727DF" w:rsidRDefault="009727DF" w:rsidP="006F645E">
            <w:pPr>
              <w:pStyle w:val="a2"/>
              <w:rPr>
                <w:ins w:id="83" w:author="Nurdaulet T" w:date="2026-04-09T15:01:00Z" w16du:dateUtc="2026-04-09T10:01:00Z"/>
              </w:rPr>
            </w:pPr>
            <w:ins w:id="84" w:author="Nurdaulet T" w:date="2026-04-09T15:05:00Z" w16du:dateUtc="2026-04-09T10:05:00Z">
              <w:r>
                <w:t>varchar</w:t>
              </w:r>
            </w:ins>
          </w:p>
        </w:tc>
      </w:tr>
      <w:tr w:rsidR="009727DF" w14:paraId="582E1D42" w14:textId="77777777" w:rsidTr="00BE17E0">
        <w:trPr>
          <w:trHeight w:val="432"/>
          <w:ins w:id="85" w:author="Nurdaulet T" w:date="2026-04-09T15:02:00Z" w16du:dateUtc="2026-04-09T10:02:00Z"/>
        </w:trPr>
        <w:tc>
          <w:tcPr>
            <w:tcW w:w="2302" w:type="dxa"/>
            <w:vMerge/>
          </w:tcPr>
          <w:p w14:paraId="16C1A115" w14:textId="77777777" w:rsidR="009727DF" w:rsidRDefault="009727DF" w:rsidP="009727DF">
            <w:pPr>
              <w:pStyle w:val="a2"/>
              <w:rPr>
                <w:ins w:id="86" w:author="Nurdaulet T" w:date="2026-04-09T15:02:00Z" w16du:dateUtc="2026-04-09T10:02:00Z"/>
              </w:rPr>
            </w:pPr>
          </w:p>
        </w:tc>
        <w:tc>
          <w:tcPr>
            <w:tcW w:w="2302" w:type="dxa"/>
          </w:tcPr>
          <w:p w14:paraId="1D4D6E4E" w14:textId="1AA841EC" w:rsidR="009727DF" w:rsidRDefault="009727DF" w:rsidP="006F645E">
            <w:pPr>
              <w:pStyle w:val="a2"/>
              <w:rPr>
                <w:ins w:id="87" w:author="Nurdaulet T" w:date="2026-04-09T15:02:00Z" w16du:dateUtc="2026-04-09T10:02:00Z"/>
              </w:rPr>
            </w:pPr>
            <w:ins w:id="88" w:author="Nurdaulet T" w:date="2026-04-09T15:04:00Z" w16du:dateUtc="2026-04-09T10:04:00Z">
              <w:r>
                <w:t>Email</w:t>
              </w:r>
            </w:ins>
          </w:p>
        </w:tc>
        <w:tc>
          <w:tcPr>
            <w:tcW w:w="2302" w:type="dxa"/>
          </w:tcPr>
          <w:p w14:paraId="3E8D63B9" w14:textId="39801C32" w:rsidR="009727DF" w:rsidRDefault="009727DF" w:rsidP="006F645E">
            <w:pPr>
              <w:pStyle w:val="a2"/>
              <w:rPr>
                <w:ins w:id="89" w:author="Nurdaulet T" w:date="2026-04-09T15:02:00Z" w16du:dateUtc="2026-04-09T10:02:00Z"/>
              </w:rPr>
            </w:pPr>
            <w:ins w:id="90" w:author="Nurdaulet T" w:date="2026-04-09T15:05:00Z" w16du:dateUtc="2026-04-09T10:05:00Z">
              <w:r>
                <w:t>Customer email, Unique</w:t>
              </w:r>
            </w:ins>
          </w:p>
        </w:tc>
        <w:tc>
          <w:tcPr>
            <w:tcW w:w="2302" w:type="dxa"/>
          </w:tcPr>
          <w:p w14:paraId="5137791D" w14:textId="51AE4161" w:rsidR="009727DF" w:rsidRDefault="009727DF" w:rsidP="006F645E">
            <w:pPr>
              <w:pStyle w:val="a2"/>
              <w:rPr>
                <w:ins w:id="91" w:author="Nurdaulet T" w:date="2026-04-09T15:02:00Z" w16du:dateUtc="2026-04-09T10:02:00Z"/>
              </w:rPr>
            </w:pPr>
            <w:ins w:id="92" w:author="Nurdaulet T" w:date="2026-04-09T15:05:00Z" w16du:dateUtc="2026-04-09T10:05:00Z">
              <w:r>
                <w:t>varchar</w:t>
              </w:r>
            </w:ins>
          </w:p>
        </w:tc>
      </w:tr>
      <w:tr w:rsidR="009727DF" w14:paraId="2636EFA4" w14:textId="77777777" w:rsidTr="00BE17E0">
        <w:trPr>
          <w:trHeight w:val="432"/>
          <w:ins w:id="93" w:author="Nurdaulet T" w:date="2026-04-09T15:01:00Z" w16du:dateUtc="2026-04-09T10:01:00Z"/>
        </w:trPr>
        <w:tc>
          <w:tcPr>
            <w:tcW w:w="2302" w:type="dxa"/>
            <w:vMerge/>
          </w:tcPr>
          <w:p w14:paraId="4E8129F4" w14:textId="77777777" w:rsidR="009727DF" w:rsidRDefault="009727DF" w:rsidP="009727DF">
            <w:pPr>
              <w:pStyle w:val="a2"/>
              <w:rPr>
                <w:ins w:id="94" w:author="Nurdaulet T" w:date="2026-04-09T15:01:00Z" w16du:dateUtc="2026-04-09T10:01:00Z"/>
              </w:rPr>
            </w:pPr>
          </w:p>
        </w:tc>
        <w:tc>
          <w:tcPr>
            <w:tcW w:w="2302" w:type="dxa"/>
          </w:tcPr>
          <w:p w14:paraId="4C3360B6" w14:textId="1EC828D7" w:rsidR="009727DF" w:rsidRDefault="009727DF" w:rsidP="006F645E">
            <w:pPr>
              <w:pStyle w:val="a2"/>
              <w:rPr>
                <w:ins w:id="95" w:author="Nurdaulet T" w:date="2026-04-09T15:01:00Z" w16du:dateUtc="2026-04-09T10:01:00Z"/>
              </w:rPr>
            </w:pPr>
            <w:ins w:id="96" w:author="Nurdaulet T" w:date="2026-04-09T15:04:00Z" w16du:dateUtc="2026-04-09T10:04:00Z">
              <w:r>
                <w:t>Phone</w:t>
              </w:r>
            </w:ins>
          </w:p>
        </w:tc>
        <w:tc>
          <w:tcPr>
            <w:tcW w:w="2302" w:type="dxa"/>
          </w:tcPr>
          <w:p w14:paraId="6A12159C" w14:textId="1AF157B3" w:rsidR="009727DF" w:rsidRDefault="009727DF" w:rsidP="006F645E">
            <w:pPr>
              <w:pStyle w:val="a2"/>
              <w:rPr>
                <w:ins w:id="97" w:author="Nurdaulet T" w:date="2026-04-09T15:01:00Z" w16du:dateUtc="2026-04-09T10:01:00Z"/>
              </w:rPr>
            </w:pPr>
            <w:ins w:id="98" w:author="Nurdaulet T" w:date="2026-04-09T15:05:00Z" w16du:dateUtc="2026-04-09T10:05:00Z">
              <w:r>
                <w:t>Customer phone number</w:t>
              </w:r>
            </w:ins>
          </w:p>
        </w:tc>
        <w:tc>
          <w:tcPr>
            <w:tcW w:w="2302" w:type="dxa"/>
          </w:tcPr>
          <w:p w14:paraId="52D3E64D" w14:textId="1C12EBD0" w:rsidR="009727DF" w:rsidRDefault="009727DF" w:rsidP="006F645E">
            <w:pPr>
              <w:pStyle w:val="a2"/>
              <w:rPr>
                <w:ins w:id="99" w:author="Nurdaulet T" w:date="2026-04-09T15:01:00Z" w16du:dateUtc="2026-04-09T10:01:00Z"/>
              </w:rPr>
            </w:pPr>
            <w:ins w:id="100" w:author="Nurdaulet T" w:date="2026-04-09T15:05:00Z" w16du:dateUtc="2026-04-09T10:05:00Z">
              <w:r>
                <w:t>varchar</w:t>
              </w:r>
            </w:ins>
          </w:p>
        </w:tc>
      </w:tr>
      <w:tr w:rsidR="00BE17E0" w14:paraId="44050B2A" w14:textId="77777777" w:rsidTr="00BE17E0">
        <w:trPr>
          <w:trHeight w:val="432"/>
        </w:trPr>
        <w:tc>
          <w:tcPr>
            <w:tcW w:w="2302" w:type="dxa"/>
            <w:vMerge/>
          </w:tcPr>
          <w:p w14:paraId="3310B3B8" w14:textId="77777777" w:rsidR="00BE17E0" w:rsidRDefault="00BE17E0" w:rsidP="006F645E">
            <w:pPr>
              <w:pStyle w:val="a2"/>
            </w:pPr>
          </w:p>
        </w:tc>
        <w:tc>
          <w:tcPr>
            <w:tcW w:w="2302" w:type="dxa"/>
          </w:tcPr>
          <w:p w14:paraId="22CB5DE1" w14:textId="361BF6CD" w:rsidR="009727DF" w:rsidRDefault="009727DF" w:rsidP="006F645E">
            <w:pPr>
              <w:pStyle w:val="a2"/>
            </w:pPr>
            <w:ins w:id="101" w:author="Nurdaulet T" w:date="2026-04-09T15:04:00Z" w16du:dateUtc="2026-04-09T10:04:00Z">
              <w:r>
                <w:t>Created_at</w:t>
              </w:r>
            </w:ins>
            <w:del w:id="102" w:author="Nurdaulet T" w:date="2026-04-09T15:00:00Z" w16du:dateUtc="2026-04-09T10:00:00Z">
              <w:r w:rsidR="00BE17E0" w:rsidDel="009727DF">
                <w:delText>Filed Name N</w:delText>
              </w:r>
            </w:del>
          </w:p>
        </w:tc>
        <w:tc>
          <w:tcPr>
            <w:tcW w:w="2302" w:type="dxa"/>
          </w:tcPr>
          <w:p w14:paraId="6EDD57E1" w14:textId="24DEE1F7" w:rsidR="00BE17E0" w:rsidRDefault="009727DF" w:rsidP="006F645E">
            <w:pPr>
              <w:pStyle w:val="a2"/>
            </w:pPr>
            <w:ins w:id="103" w:author="Nurdaulet T" w:date="2026-04-09T15:07:00Z" w16du:dateUtc="2026-04-09T10:07:00Z">
              <w:r>
                <w:t>Date and time when customer created accaunt</w:t>
              </w:r>
            </w:ins>
            <w:del w:id="104" w:author="Nurdaulet T" w:date="2026-04-09T15:07:00Z" w16du:dateUtc="2026-04-09T10:07:00Z">
              <w:r w:rsidR="00BE17E0" w:rsidDel="009727DF">
                <w:delText>&lt;description&gt;</w:delText>
              </w:r>
            </w:del>
          </w:p>
        </w:tc>
        <w:tc>
          <w:tcPr>
            <w:tcW w:w="2302" w:type="dxa"/>
          </w:tcPr>
          <w:p w14:paraId="3C813618" w14:textId="331B70F2" w:rsidR="00BE17E0" w:rsidRDefault="009727DF" w:rsidP="006F645E">
            <w:pPr>
              <w:pStyle w:val="a2"/>
            </w:pPr>
            <w:ins w:id="105" w:author="Nurdaulet T" w:date="2026-04-09T15:05:00Z" w16du:dateUtc="2026-04-09T10:05:00Z">
              <w:r>
                <w:t>timestamp</w:t>
              </w:r>
            </w:ins>
            <w:del w:id="106" w:author="Nurdaulet T" w:date="2026-04-09T15:05:00Z" w16du:dateUtc="2026-04-09T10:05:00Z">
              <w:r w:rsidR="00BE17E0" w:rsidDel="009727DF">
                <w:delText>Text</w:delText>
              </w:r>
            </w:del>
          </w:p>
        </w:tc>
      </w:tr>
    </w:tbl>
    <w:p w14:paraId="11AD6816" w14:textId="5D81C3A7" w:rsidR="006F645E" w:rsidRDefault="006F645E" w:rsidP="006F645E">
      <w:pPr>
        <w:pStyle w:val="a2"/>
      </w:pPr>
    </w:p>
    <w:p w14:paraId="563BCA8A" w14:textId="3991B357" w:rsidR="006F645E" w:rsidRDefault="009D7BE5" w:rsidP="006F645E">
      <w:pPr>
        <w:pStyle w:val="a2"/>
        <w:rPr>
          <w:ins w:id="107" w:author="Nurdaulet T" w:date="2026-04-09T15:50:00Z" w16du:dateUtc="2026-04-09T10:50:00Z"/>
        </w:rPr>
      </w:pPr>
      <w:del w:id="108" w:author="Nurdaulet T" w:date="2026-04-09T15:50:00Z" w16du:dateUtc="2026-04-09T10:50:00Z">
        <w:r w:rsidDel="008E2E73">
          <w:delText>Comments on</w:delText>
        </w:r>
        <w:r w:rsidR="002E6935" w:rsidDel="008E2E73">
          <w:delText xml:space="preserve"> table</w:delText>
        </w:r>
        <w:r w:rsidDel="008E2E73">
          <w:delText xml:space="preserve"> relationships</w:delText>
        </w:r>
      </w:del>
      <w:ins w:id="109" w:author="Nurdaulet T" w:date="2026-04-09T15:50:00Z" w16du:dateUtc="2026-04-09T10:50:00Z">
        <w:r w:rsidR="008E2E73">
          <w:t>One customer can have multiple adresses</w:t>
        </w:r>
      </w:ins>
    </w:p>
    <w:p w14:paraId="0AF32B8C" w14:textId="579197A6" w:rsidR="008E2E73" w:rsidRDefault="008E2E73" w:rsidP="006F645E">
      <w:pPr>
        <w:pStyle w:val="a2"/>
        <w:rPr>
          <w:ins w:id="110" w:author="Nurdaulet T" w:date="2026-04-09T15:50:00Z" w16du:dateUtc="2026-04-09T10:50:00Z"/>
        </w:rPr>
      </w:pPr>
      <w:ins w:id="111" w:author="Nurdaulet T" w:date="2026-04-09T15:50:00Z" w16du:dateUtc="2026-04-09T10:50:00Z">
        <w:r>
          <w:t>One customer can place multiple orders</w:t>
        </w:r>
      </w:ins>
    </w:p>
    <w:p w14:paraId="12B76C52" w14:textId="7BE6CD2D" w:rsidR="008E2E73" w:rsidRDefault="008E2E73" w:rsidP="006F645E">
      <w:pPr>
        <w:pStyle w:val="a2"/>
      </w:pPr>
      <w:ins w:id="112" w:author="Nurdaulet T" w:date="2026-04-09T15:50:00Z" w16du:dateUtc="2026-04-09T10:50:00Z">
        <w:r>
          <w:t>Custemer can leave review</w:t>
        </w:r>
      </w:ins>
      <w:ins w:id="113" w:author="Nurdaulet T" w:date="2026-04-09T15:51:00Z" w16du:dateUtc="2026-04-09T10:51:00Z">
        <w:r>
          <w:t xml:space="preserve">s for products they </w:t>
        </w:r>
      </w:ins>
      <w:ins w:id="114" w:author="Nurdaulet T" w:date="2026-04-09T15:52:00Z" w16du:dateUtc="2026-04-09T10:52:00Z">
        <w:r>
          <w:t>purchased</w:t>
        </w:r>
      </w:ins>
    </w:p>
    <w:p w14:paraId="1D0B67F8" w14:textId="59A04E30" w:rsidR="006F645E" w:rsidRDefault="006F645E" w:rsidP="006F645E">
      <w:pPr>
        <w:pStyle w:val="a2"/>
      </w:pPr>
    </w:p>
    <w:p w14:paraId="75E47102" w14:textId="2B40CCA9" w:rsidR="006F645E" w:rsidRDefault="006F645E" w:rsidP="006F645E">
      <w:pPr>
        <w:pStyle w:val="a2"/>
      </w:pPr>
      <w:r>
        <w:t>Example with data</w:t>
      </w:r>
    </w:p>
    <w:p w14:paraId="25867221" w14:textId="77777777" w:rsidR="00BE17E0" w:rsidRDefault="00BE17E0" w:rsidP="006F645E">
      <w:pPr>
        <w:pStyle w:val="a2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  <w:tblPrChange w:id="115" w:author="Nurdaulet T" w:date="2026-04-09T15:45:00Z" w16du:dateUtc="2026-04-09T10:45:00Z">
          <w:tblPr>
            <w:tblW w:w="0" w:type="auto"/>
            <w:tblInd w:w="-108" w:type="dxa"/>
            <w:tbl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  <w:insideH w:val="single" w:sz="4" w:space="0" w:color="76CDD8"/>
              <w:insideV w:val="single" w:sz="4" w:space="0" w:color="76CDD8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572"/>
        <w:gridCol w:w="1572"/>
        <w:gridCol w:w="1572"/>
        <w:gridCol w:w="1572"/>
        <w:gridCol w:w="1572"/>
        <w:gridCol w:w="1572"/>
        <w:tblGridChange w:id="116">
          <w:tblGrid>
            <w:gridCol w:w="1572"/>
            <w:gridCol w:w="152"/>
            <w:gridCol w:w="1420"/>
            <w:gridCol w:w="304"/>
            <w:gridCol w:w="1268"/>
            <w:gridCol w:w="456"/>
            <w:gridCol w:w="1116"/>
            <w:gridCol w:w="608"/>
            <w:gridCol w:w="964"/>
            <w:gridCol w:w="760"/>
            <w:gridCol w:w="812"/>
            <w:gridCol w:w="912"/>
          </w:tblGrid>
        </w:tblGridChange>
      </w:tblGrid>
      <w:tr w:rsidR="008E2E73" w14:paraId="7D509B5F" w14:textId="05A9DDCF" w:rsidTr="008E2E73">
        <w:trPr>
          <w:trHeight w:val="343"/>
          <w:trPrChange w:id="117" w:author="Nurdaulet T" w:date="2026-04-09T15:45:00Z" w16du:dateUtc="2026-04-09T10:45:00Z">
            <w:trPr>
              <w:trHeight w:val="343"/>
            </w:trPr>
          </w:trPrChange>
        </w:trPr>
        <w:tc>
          <w:tcPr>
            <w:tcW w:w="1572" w:type="dxa"/>
            <w:shd w:val="clear" w:color="auto" w:fill="76CDD8"/>
            <w:tcPrChange w:id="118" w:author="Nurdaulet T" w:date="2026-04-09T15:45:00Z" w16du:dateUtc="2026-04-09T10:45:00Z">
              <w:tcPr>
                <w:tcW w:w="1724" w:type="dxa"/>
                <w:gridSpan w:val="2"/>
                <w:shd w:val="clear" w:color="auto" w:fill="76CDD8"/>
              </w:tcPr>
            </w:tcPrChange>
          </w:tcPr>
          <w:p w14:paraId="786CAE32" w14:textId="15461527" w:rsidR="008E2E73" w:rsidRPr="00BE17E0" w:rsidRDefault="008E2E73" w:rsidP="003C7C6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del w:id="119" w:author="Nurdaulet T" w:date="2026-04-09T15:44:00Z" w16du:dateUtc="2026-04-09T10:44:00Z">
              <w:r w:rsidDel="008E2E73">
                <w:rPr>
                  <w:color w:val="FFFFFF" w:themeColor="background1"/>
                  <w:sz w:val="18"/>
                  <w:szCs w:val="18"/>
                </w:rPr>
                <w:delText>Field Name 1</w:delText>
              </w:r>
            </w:del>
            <w:ins w:id="120" w:author="Nurdaulet T" w:date="2026-04-09T15:44:00Z" w16du:dateUtc="2026-04-09T10:44:00Z">
              <w:r>
                <w:rPr>
                  <w:color w:val="FFFFFF" w:themeColor="background1"/>
                  <w:sz w:val="18"/>
                  <w:szCs w:val="18"/>
                </w:rPr>
                <w:t>Customer_id</w:t>
              </w:r>
            </w:ins>
          </w:p>
        </w:tc>
        <w:tc>
          <w:tcPr>
            <w:tcW w:w="1572" w:type="dxa"/>
            <w:shd w:val="clear" w:color="auto" w:fill="76CDD8"/>
            <w:tcPrChange w:id="121" w:author="Nurdaulet T" w:date="2026-04-09T15:45:00Z" w16du:dateUtc="2026-04-09T10:45:00Z">
              <w:tcPr>
                <w:tcW w:w="1724" w:type="dxa"/>
                <w:gridSpan w:val="2"/>
                <w:shd w:val="clear" w:color="auto" w:fill="76CDD8"/>
              </w:tcPr>
            </w:tcPrChange>
          </w:tcPr>
          <w:p w14:paraId="7C63B6B0" w14:textId="2C7CC0A9" w:rsidR="008E2E73" w:rsidRPr="00BE17E0" w:rsidRDefault="008E2E73" w:rsidP="003C7C6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ins w:id="122" w:author="Nurdaulet T" w:date="2026-04-09T15:44:00Z" w16du:dateUtc="2026-04-09T10:44:00Z">
              <w:r>
                <w:rPr>
                  <w:color w:val="FFFFFF" w:themeColor="background1"/>
                  <w:sz w:val="18"/>
                  <w:szCs w:val="18"/>
                </w:rPr>
                <w:t>F</w:t>
              </w:r>
            </w:ins>
            <w:ins w:id="123" w:author="Nurdaulet T" w:date="2026-04-09T15:45:00Z" w16du:dateUtc="2026-04-09T10:45:00Z">
              <w:r>
                <w:rPr>
                  <w:color w:val="FFFFFF" w:themeColor="background1"/>
                  <w:sz w:val="18"/>
                  <w:szCs w:val="18"/>
                </w:rPr>
                <w:t>irst_name</w:t>
              </w:r>
            </w:ins>
            <w:del w:id="124" w:author="Nurdaulet T" w:date="2026-04-09T15:44:00Z" w16du:dateUtc="2026-04-09T10:44:00Z">
              <w:r w:rsidRPr="00BE17E0" w:rsidDel="008E2E73">
                <w:rPr>
                  <w:color w:val="FFFFFF" w:themeColor="background1"/>
                  <w:sz w:val="18"/>
                  <w:szCs w:val="18"/>
                </w:rPr>
                <w:delText xml:space="preserve">Field name </w:delText>
              </w:r>
              <w:r w:rsidDel="008E2E73">
                <w:rPr>
                  <w:color w:val="FFFFFF" w:themeColor="background1"/>
                  <w:sz w:val="18"/>
                  <w:szCs w:val="18"/>
                </w:rPr>
                <w:delText>2</w:delText>
              </w:r>
            </w:del>
          </w:p>
        </w:tc>
        <w:tc>
          <w:tcPr>
            <w:tcW w:w="1572" w:type="dxa"/>
            <w:shd w:val="clear" w:color="auto" w:fill="76CDD8"/>
            <w:tcPrChange w:id="125" w:author="Nurdaulet T" w:date="2026-04-09T15:45:00Z" w16du:dateUtc="2026-04-09T10:45:00Z">
              <w:tcPr>
                <w:tcW w:w="1724" w:type="dxa"/>
                <w:gridSpan w:val="2"/>
                <w:shd w:val="clear" w:color="auto" w:fill="76CDD8"/>
              </w:tcPr>
            </w:tcPrChange>
          </w:tcPr>
          <w:p w14:paraId="186467F7" w14:textId="59CDBC07" w:rsidR="008E2E73" w:rsidRPr="00BE17E0" w:rsidRDefault="008E2E73" w:rsidP="003C7C6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ins w:id="126" w:author="Nurdaulet T" w:date="2026-04-09T15:45:00Z" w16du:dateUtc="2026-04-09T10:45:00Z">
              <w:r>
                <w:rPr>
                  <w:color w:val="FFFFFF" w:themeColor="background1"/>
                  <w:sz w:val="18"/>
                  <w:szCs w:val="18"/>
                </w:rPr>
                <w:t>Last_name</w:t>
              </w:r>
            </w:ins>
            <w:del w:id="127" w:author="Nurdaulet T" w:date="2026-04-09T15:45:00Z" w16du:dateUtc="2026-04-09T10:45:00Z">
              <w:r w:rsidRPr="00BE17E0" w:rsidDel="008E2E73">
                <w:rPr>
                  <w:color w:val="FFFFFF" w:themeColor="background1"/>
                  <w:sz w:val="18"/>
                  <w:szCs w:val="18"/>
                </w:rPr>
                <w:delText xml:space="preserve">Field name </w:delText>
              </w:r>
              <w:r w:rsidDel="008E2E73">
                <w:rPr>
                  <w:color w:val="FFFFFF" w:themeColor="background1"/>
                  <w:sz w:val="18"/>
                  <w:szCs w:val="18"/>
                </w:rPr>
                <w:delText>3</w:delText>
              </w:r>
            </w:del>
          </w:p>
        </w:tc>
        <w:tc>
          <w:tcPr>
            <w:tcW w:w="1572" w:type="dxa"/>
            <w:shd w:val="clear" w:color="auto" w:fill="76CDD8"/>
            <w:tcPrChange w:id="128" w:author="Nurdaulet T" w:date="2026-04-09T15:45:00Z" w16du:dateUtc="2026-04-09T10:45:00Z">
              <w:tcPr>
                <w:tcW w:w="1724" w:type="dxa"/>
                <w:gridSpan w:val="2"/>
                <w:shd w:val="clear" w:color="auto" w:fill="76CDD8"/>
              </w:tcPr>
            </w:tcPrChange>
          </w:tcPr>
          <w:p w14:paraId="5EF5231B" w14:textId="23D7D54A" w:rsidR="008E2E73" w:rsidRPr="00BE17E0" w:rsidRDefault="008E2E73" w:rsidP="003C7C6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ins w:id="129" w:author="Nurdaulet T" w:date="2026-04-09T15:45:00Z" w16du:dateUtc="2026-04-09T10:45:00Z">
              <w:r>
                <w:rPr>
                  <w:color w:val="FFFFFF" w:themeColor="background1"/>
                  <w:sz w:val="18"/>
                  <w:szCs w:val="18"/>
                </w:rPr>
                <w:t>Email</w:t>
              </w:r>
            </w:ins>
            <w:del w:id="130" w:author="Nurdaulet T" w:date="2026-04-09T15:45:00Z" w16du:dateUtc="2026-04-09T10:45:00Z">
              <w:r w:rsidRPr="00BE17E0" w:rsidDel="008E2E73">
                <w:rPr>
                  <w:color w:val="FFFFFF" w:themeColor="background1"/>
                  <w:sz w:val="18"/>
                  <w:szCs w:val="18"/>
                </w:rPr>
                <w:delText>Field</w:delText>
              </w:r>
              <w:r w:rsidDel="008E2E73">
                <w:rPr>
                  <w:color w:val="FFFFFF" w:themeColor="background1"/>
                  <w:sz w:val="18"/>
                  <w:szCs w:val="18"/>
                </w:rPr>
                <w:delText xml:space="preserve"> name N</w:delText>
              </w:r>
            </w:del>
          </w:p>
        </w:tc>
        <w:tc>
          <w:tcPr>
            <w:tcW w:w="1572" w:type="dxa"/>
            <w:shd w:val="clear" w:color="auto" w:fill="76CDD8"/>
            <w:tcPrChange w:id="131" w:author="Nurdaulet T" w:date="2026-04-09T15:45:00Z" w16du:dateUtc="2026-04-09T10:45:00Z">
              <w:tcPr>
                <w:tcW w:w="1724" w:type="dxa"/>
                <w:gridSpan w:val="2"/>
                <w:shd w:val="clear" w:color="auto" w:fill="76CDD8"/>
              </w:tcPr>
            </w:tcPrChange>
          </w:tcPr>
          <w:p w14:paraId="4869189C" w14:textId="0A089EAC" w:rsidR="008E2E73" w:rsidRDefault="008E2E73" w:rsidP="003C7C6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ins w:id="132" w:author="Nurdaulet T" w:date="2026-04-09T15:46:00Z" w16du:dateUtc="2026-04-09T10:46:00Z">
              <w:r>
                <w:rPr>
                  <w:color w:val="FFFFFF" w:themeColor="background1"/>
                  <w:sz w:val="18"/>
                  <w:szCs w:val="18"/>
                </w:rPr>
                <w:t>Phone</w:t>
              </w:r>
            </w:ins>
          </w:p>
        </w:tc>
        <w:tc>
          <w:tcPr>
            <w:tcW w:w="1572" w:type="dxa"/>
            <w:shd w:val="clear" w:color="auto" w:fill="76CDD8"/>
            <w:tcPrChange w:id="133" w:author="Nurdaulet T" w:date="2026-04-09T15:45:00Z" w16du:dateUtc="2026-04-09T10:45:00Z">
              <w:tcPr>
                <w:tcW w:w="1724" w:type="dxa"/>
                <w:gridSpan w:val="2"/>
                <w:shd w:val="clear" w:color="auto" w:fill="76CDD8"/>
              </w:tcPr>
            </w:tcPrChange>
          </w:tcPr>
          <w:p w14:paraId="60AF0FFC" w14:textId="2122D3A9" w:rsidR="008E2E73" w:rsidRDefault="008E2E73" w:rsidP="003C7C6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ins w:id="134" w:author="Nurdaulet T" w:date="2026-04-09T15:46:00Z" w16du:dateUtc="2026-04-09T10:46:00Z">
              <w:r>
                <w:rPr>
                  <w:color w:val="FFFFFF" w:themeColor="background1"/>
                  <w:sz w:val="18"/>
                  <w:szCs w:val="18"/>
                </w:rPr>
                <w:t>Created_at</w:t>
              </w:r>
            </w:ins>
          </w:p>
        </w:tc>
      </w:tr>
      <w:tr w:rsidR="008E2E73" w14:paraId="675CC18D" w14:textId="370522D2" w:rsidTr="008E2E73">
        <w:trPr>
          <w:trHeight w:val="507"/>
          <w:trPrChange w:id="135" w:author="Nurdaulet T" w:date="2026-04-09T15:45:00Z" w16du:dateUtc="2026-04-09T10:45:00Z">
            <w:trPr>
              <w:trHeight w:val="507"/>
            </w:trPr>
          </w:trPrChange>
        </w:trPr>
        <w:tc>
          <w:tcPr>
            <w:tcW w:w="1572" w:type="dxa"/>
            <w:tcPrChange w:id="136" w:author="Nurdaulet T" w:date="2026-04-09T15:45:00Z" w16du:dateUtc="2026-04-09T10:45:00Z">
              <w:tcPr>
                <w:tcW w:w="1724" w:type="dxa"/>
                <w:gridSpan w:val="2"/>
              </w:tcPr>
            </w:tcPrChange>
          </w:tcPr>
          <w:p w14:paraId="1865802E" w14:textId="05D6DF34" w:rsidR="008E2E73" w:rsidRDefault="008E2E73" w:rsidP="003C7C6B">
            <w:pPr>
              <w:pStyle w:val="a2"/>
            </w:pPr>
            <w:r>
              <w:t xml:space="preserve"> 1</w:t>
            </w:r>
          </w:p>
        </w:tc>
        <w:tc>
          <w:tcPr>
            <w:tcW w:w="1572" w:type="dxa"/>
            <w:tcPrChange w:id="137" w:author="Nurdaulet T" w:date="2026-04-09T15:45:00Z" w16du:dateUtc="2026-04-09T10:45:00Z">
              <w:tcPr>
                <w:tcW w:w="1724" w:type="dxa"/>
                <w:gridSpan w:val="2"/>
              </w:tcPr>
            </w:tcPrChange>
          </w:tcPr>
          <w:p w14:paraId="08F31126" w14:textId="3CCD647D" w:rsidR="008E2E73" w:rsidRDefault="008E2E73" w:rsidP="003C7C6B">
            <w:pPr>
              <w:pStyle w:val="a2"/>
            </w:pPr>
            <w:ins w:id="138" w:author="Nurdaulet T" w:date="2026-04-09T15:46:00Z" w16du:dateUtc="2026-04-09T10:46:00Z">
              <w:r>
                <w:t>Nurdaulet</w:t>
              </w:r>
            </w:ins>
            <w:del w:id="139" w:author="Nurdaulet T" w:date="2026-04-09T15:46:00Z" w16du:dateUtc="2026-04-09T10:46:00Z">
              <w:r w:rsidDel="008E2E73">
                <w:delText>aaa</w:delText>
              </w:r>
            </w:del>
          </w:p>
        </w:tc>
        <w:tc>
          <w:tcPr>
            <w:tcW w:w="1572" w:type="dxa"/>
            <w:tcPrChange w:id="140" w:author="Nurdaulet T" w:date="2026-04-09T15:45:00Z" w16du:dateUtc="2026-04-09T10:45:00Z">
              <w:tcPr>
                <w:tcW w:w="1724" w:type="dxa"/>
                <w:gridSpan w:val="2"/>
              </w:tcPr>
            </w:tcPrChange>
          </w:tcPr>
          <w:p w14:paraId="6FE58743" w14:textId="741A6D38" w:rsidR="008E2E73" w:rsidRDefault="008E2E73" w:rsidP="003C7C6B">
            <w:pPr>
              <w:pStyle w:val="a2"/>
            </w:pPr>
            <w:ins w:id="141" w:author="Nurdaulet T" w:date="2026-04-09T15:46:00Z" w16du:dateUtc="2026-04-09T10:46:00Z">
              <w:r>
                <w:t>Tolegen</w:t>
              </w:r>
            </w:ins>
            <w:del w:id="142" w:author="Nurdaulet T" w:date="2026-04-09T15:46:00Z" w16du:dateUtc="2026-04-09T10:46:00Z">
              <w:r w:rsidDel="008E2E73">
                <w:delText>123</w:delText>
              </w:r>
            </w:del>
          </w:p>
        </w:tc>
        <w:tc>
          <w:tcPr>
            <w:tcW w:w="1572" w:type="dxa"/>
            <w:tcPrChange w:id="143" w:author="Nurdaulet T" w:date="2026-04-09T15:45:00Z" w16du:dateUtc="2026-04-09T10:45:00Z">
              <w:tcPr>
                <w:tcW w:w="1724" w:type="dxa"/>
                <w:gridSpan w:val="2"/>
              </w:tcPr>
            </w:tcPrChange>
          </w:tcPr>
          <w:p w14:paraId="538318D7" w14:textId="29EBC9FB" w:rsidR="008E2E73" w:rsidRDefault="008E2E73" w:rsidP="003C7C6B">
            <w:pPr>
              <w:pStyle w:val="a2"/>
            </w:pPr>
            <w:ins w:id="144" w:author="Nurdaulet T" w:date="2026-04-09T15:46:00Z" w16du:dateUtc="2026-04-09T10:46:00Z">
              <w:r>
                <w:t>Nurdaulettolegen26@gmail.com</w:t>
              </w:r>
            </w:ins>
            <w:del w:id="145" w:author="Nurdaulet T" w:date="2026-04-09T15:46:00Z" w16du:dateUtc="2026-04-09T10:46:00Z">
              <w:r w:rsidDel="008E2E73">
                <w:delText>1234</w:delText>
              </w:r>
            </w:del>
          </w:p>
        </w:tc>
        <w:tc>
          <w:tcPr>
            <w:tcW w:w="1572" w:type="dxa"/>
            <w:tcPrChange w:id="146" w:author="Nurdaulet T" w:date="2026-04-09T15:45:00Z" w16du:dateUtc="2026-04-09T10:45:00Z">
              <w:tcPr>
                <w:tcW w:w="1724" w:type="dxa"/>
                <w:gridSpan w:val="2"/>
              </w:tcPr>
            </w:tcPrChange>
          </w:tcPr>
          <w:p w14:paraId="30F91F13" w14:textId="4C735AC1" w:rsidR="008E2E73" w:rsidRDefault="008E2E73" w:rsidP="003C7C6B">
            <w:pPr>
              <w:pStyle w:val="a2"/>
            </w:pPr>
            <w:ins w:id="147" w:author="Nurdaulet T" w:date="2026-04-09T15:46:00Z" w16du:dateUtc="2026-04-09T10:46:00Z">
              <w:r>
                <w:t>8</w:t>
              </w:r>
            </w:ins>
            <w:ins w:id="148" w:author="Nurdaulet T" w:date="2026-04-09T15:47:00Z" w16du:dateUtc="2026-04-09T10:47:00Z">
              <w:r>
                <w:t>7761585203</w:t>
              </w:r>
            </w:ins>
          </w:p>
        </w:tc>
        <w:tc>
          <w:tcPr>
            <w:tcW w:w="1572" w:type="dxa"/>
            <w:tcPrChange w:id="149" w:author="Nurdaulet T" w:date="2026-04-09T15:45:00Z" w16du:dateUtc="2026-04-09T10:45:00Z">
              <w:tcPr>
                <w:tcW w:w="1724" w:type="dxa"/>
                <w:gridSpan w:val="2"/>
              </w:tcPr>
            </w:tcPrChange>
          </w:tcPr>
          <w:p w14:paraId="5B1597D2" w14:textId="44D977DE" w:rsidR="008E2E73" w:rsidRDefault="008E2E73" w:rsidP="003C7C6B">
            <w:pPr>
              <w:pStyle w:val="a2"/>
            </w:pPr>
            <w:ins w:id="150" w:author="Nurdaulet T" w:date="2026-04-09T15:47:00Z" w16du:dateUtc="2026-04-09T10:47:00Z">
              <w:r>
                <w:t>09.04.2026 15:00</w:t>
              </w:r>
            </w:ins>
          </w:p>
        </w:tc>
      </w:tr>
    </w:tbl>
    <w:p w14:paraId="455288B0" w14:textId="0A5290D9" w:rsidR="00BE17E0" w:rsidRDefault="00BE17E0" w:rsidP="006F645E">
      <w:pPr>
        <w:pStyle w:val="a2"/>
        <w:rPr>
          <w:ins w:id="151" w:author="Nurdaulet T" w:date="2026-04-09T15:53:00Z" w16du:dateUtc="2026-04-09T10:53:00Z"/>
        </w:rPr>
      </w:pPr>
    </w:p>
    <w:p w14:paraId="325F177B" w14:textId="77777777" w:rsidR="008E2E73" w:rsidRDefault="008E2E73" w:rsidP="008E2E73">
      <w:pPr>
        <w:pStyle w:val="a2"/>
        <w:rPr>
          <w:ins w:id="152" w:author="Nurdaulet T" w:date="2026-04-09T15:53:00Z" w16du:dateUtc="2026-04-09T10:53:00Z"/>
        </w:rPr>
      </w:pPr>
      <w:ins w:id="153" w:author="Nurdaulet T" w:date="2026-04-09T15:53:00Z" w16du:dateUtc="2026-04-09T10:53:00Z">
        <w:r>
          <w:t>Table Description</w:t>
        </w:r>
      </w:ins>
    </w:p>
    <w:p w14:paraId="0514870E" w14:textId="5DC06C3C" w:rsidR="008E2E73" w:rsidRDefault="008E2E73" w:rsidP="008E2E73">
      <w:pPr>
        <w:pStyle w:val="a2"/>
        <w:rPr>
          <w:ins w:id="154" w:author="Nurdaulet T" w:date="2026-04-09T15:53:00Z" w16du:dateUtc="2026-04-09T10:53:00Z"/>
        </w:rPr>
      </w:pPr>
      <w:ins w:id="155" w:author="Nurdaulet T" w:date="2026-04-09T15:53:00Z" w16du:dateUtc="2026-04-09T10:53:00Z">
        <w:r>
          <w:t xml:space="preserve">This table store information about </w:t>
        </w:r>
      </w:ins>
      <w:ins w:id="156" w:author="Nurdaulet T" w:date="2026-04-09T15:54:00Z" w16du:dateUtc="2026-04-09T10:54:00Z">
        <w:r>
          <w:t>products.</w:t>
        </w:r>
      </w:ins>
    </w:p>
    <w:p w14:paraId="7F8DCE7E" w14:textId="77777777" w:rsidR="008E2E73" w:rsidRDefault="008E2E73" w:rsidP="008E2E73">
      <w:pPr>
        <w:pStyle w:val="a2"/>
        <w:rPr>
          <w:ins w:id="157" w:author="Nurdaulet T" w:date="2026-04-09T15:53:00Z" w16du:dateUtc="2026-04-09T10:53:00Z"/>
        </w:rPr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  <w:tblGridChange w:id="158">
          <w:tblGrid>
            <w:gridCol w:w="2302"/>
            <w:gridCol w:w="2302"/>
            <w:gridCol w:w="2302"/>
            <w:gridCol w:w="2302"/>
          </w:tblGrid>
        </w:tblGridChange>
      </w:tblGrid>
      <w:tr w:rsidR="008E2E73" w14:paraId="6B175FBB" w14:textId="77777777" w:rsidTr="00E75853">
        <w:trPr>
          <w:trHeight w:val="292"/>
          <w:ins w:id="159" w:author="Nurdaulet T" w:date="2026-04-09T15:53:00Z" w16du:dateUtc="2026-04-09T10:53:00Z"/>
        </w:trPr>
        <w:tc>
          <w:tcPr>
            <w:tcW w:w="2302" w:type="dxa"/>
            <w:shd w:val="clear" w:color="auto" w:fill="76CDD8"/>
          </w:tcPr>
          <w:p w14:paraId="7E37B0A1" w14:textId="77777777" w:rsidR="008E2E73" w:rsidRPr="00BE17E0" w:rsidRDefault="008E2E73" w:rsidP="00E75853">
            <w:pPr>
              <w:pStyle w:val="a2"/>
              <w:widowControl w:val="0"/>
              <w:spacing w:line="360" w:lineRule="auto"/>
              <w:jc w:val="center"/>
              <w:rPr>
                <w:ins w:id="160" w:author="Nurdaulet T" w:date="2026-04-09T15:53:00Z" w16du:dateUtc="2026-04-09T10:53:00Z"/>
                <w:color w:val="FFFFFF" w:themeColor="background1"/>
                <w:sz w:val="18"/>
                <w:szCs w:val="18"/>
              </w:rPr>
            </w:pPr>
            <w:ins w:id="161" w:author="Nurdaulet T" w:date="2026-04-09T15:53:00Z" w16du:dateUtc="2026-04-09T10:53:00Z">
              <w:r w:rsidRPr="00BE17E0">
                <w:rPr>
                  <w:color w:val="FFFFFF" w:themeColor="background1"/>
                  <w:sz w:val="18"/>
                  <w:szCs w:val="18"/>
                </w:rPr>
                <w:t>Table Name</w:t>
              </w:r>
            </w:ins>
          </w:p>
        </w:tc>
        <w:tc>
          <w:tcPr>
            <w:tcW w:w="2302" w:type="dxa"/>
            <w:shd w:val="clear" w:color="auto" w:fill="76CDD8"/>
          </w:tcPr>
          <w:p w14:paraId="3980103E" w14:textId="77777777" w:rsidR="008E2E73" w:rsidRPr="00BE17E0" w:rsidRDefault="008E2E73" w:rsidP="00E75853">
            <w:pPr>
              <w:pStyle w:val="a2"/>
              <w:widowControl w:val="0"/>
              <w:spacing w:line="360" w:lineRule="auto"/>
              <w:jc w:val="center"/>
              <w:rPr>
                <w:ins w:id="162" w:author="Nurdaulet T" w:date="2026-04-09T15:53:00Z" w16du:dateUtc="2026-04-09T10:53:00Z"/>
                <w:color w:val="FFFFFF" w:themeColor="background1"/>
                <w:sz w:val="18"/>
                <w:szCs w:val="18"/>
              </w:rPr>
            </w:pPr>
            <w:ins w:id="163" w:author="Nurdaulet T" w:date="2026-04-09T15:53:00Z" w16du:dateUtc="2026-04-09T10:53:00Z">
              <w:r w:rsidRPr="00BE17E0">
                <w:rPr>
                  <w:color w:val="FFFFFF" w:themeColor="background1"/>
                  <w:sz w:val="18"/>
                  <w:szCs w:val="18"/>
                </w:rPr>
                <w:t xml:space="preserve">Field name </w:t>
              </w:r>
            </w:ins>
          </w:p>
        </w:tc>
        <w:tc>
          <w:tcPr>
            <w:tcW w:w="2302" w:type="dxa"/>
            <w:shd w:val="clear" w:color="auto" w:fill="76CDD8"/>
          </w:tcPr>
          <w:p w14:paraId="00FBE8D4" w14:textId="77777777" w:rsidR="008E2E73" w:rsidRPr="00BE17E0" w:rsidRDefault="008E2E73" w:rsidP="00E75853">
            <w:pPr>
              <w:pStyle w:val="a2"/>
              <w:widowControl w:val="0"/>
              <w:spacing w:line="360" w:lineRule="auto"/>
              <w:jc w:val="center"/>
              <w:rPr>
                <w:ins w:id="164" w:author="Nurdaulet T" w:date="2026-04-09T15:53:00Z" w16du:dateUtc="2026-04-09T10:53:00Z"/>
                <w:color w:val="FFFFFF" w:themeColor="background1"/>
                <w:sz w:val="18"/>
                <w:szCs w:val="18"/>
              </w:rPr>
            </w:pPr>
            <w:ins w:id="165" w:author="Nurdaulet T" w:date="2026-04-09T15:53:00Z" w16du:dateUtc="2026-04-09T10:53:00Z">
              <w:r w:rsidRPr="00BE17E0">
                <w:rPr>
                  <w:color w:val="FFFFFF" w:themeColor="background1"/>
                  <w:sz w:val="18"/>
                  <w:szCs w:val="18"/>
                </w:rPr>
                <w:t xml:space="preserve">Field Description </w:t>
              </w:r>
            </w:ins>
          </w:p>
        </w:tc>
        <w:tc>
          <w:tcPr>
            <w:tcW w:w="2302" w:type="dxa"/>
            <w:shd w:val="clear" w:color="auto" w:fill="76CDD8"/>
          </w:tcPr>
          <w:p w14:paraId="5B1FB95F" w14:textId="77777777" w:rsidR="008E2E73" w:rsidRPr="00BE17E0" w:rsidRDefault="008E2E73" w:rsidP="00E75853">
            <w:pPr>
              <w:pStyle w:val="a2"/>
              <w:widowControl w:val="0"/>
              <w:spacing w:line="360" w:lineRule="auto"/>
              <w:jc w:val="center"/>
              <w:rPr>
                <w:ins w:id="166" w:author="Nurdaulet T" w:date="2026-04-09T15:53:00Z" w16du:dateUtc="2026-04-09T10:53:00Z"/>
                <w:color w:val="FFFFFF" w:themeColor="background1"/>
                <w:sz w:val="18"/>
                <w:szCs w:val="18"/>
              </w:rPr>
            </w:pPr>
            <w:ins w:id="167" w:author="Nurdaulet T" w:date="2026-04-09T15:53:00Z" w16du:dateUtc="2026-04-09T10:53:00Z">
              <w:r w:rsidRPr="00BE17E0">
                <w:rPr>
                  <w:color w:val="FFFFFF" w:themeColor="background1"/>
                  <w:sz w:val="18"/>
                  <w:szCs w:val="18"/>
                </w:rPr>
                <w:t xml:space="preserve">Data Type </w:t>
              </w:r>
            </w:ins>
          </w:p>
        </w:tc>
      </w:tr>
      <w:tr w:rsidR="008E2E73" w14:paraId="012BD24F" w14:textId="77777777" w:rsidTr="00E75853">
        <w:trPr>
          <w:trHeight w:val="432"/>
          <w:ins w:id="168" w:author="Nurdaulet T" w:date="2026-04-09T15:53:00Z" w16du:dateUtc="2026-04-09T10:53:00Z"/>
        </w:trPr>
        <w:tc>
          <w:tcPr>
            <w:tcW w:w="2302" w:type="dxa"/>
            <w:vMerge w:val="restart"/>
          </w:tcPr>
          <w:p w14:paraId="43501E22" w14:textId="77777777" w:rsidR="008E2E73" w:rsidRDefault="008E2E73" w:rsidP="008E2E73">
            <w:pPr>
              <w:pStyle w:val="a2"/>
              <w:rPr>
                <w:ins w:id="169" w:author="Nurdaulet T" w:date="2026-04-09T15:57:00Z" w16du:dateUtc="2026-04-09T10:57:00Z"/>
              </w:rPr>
            </w:pPr>
            <w:ins w:id="170" w:author="Nurdaulet T" w:date="2026-04-09T15:53:00Z" w16du:dateUtc="2026-04-09T10:53:00Z">
              <w:r>
                <w:t xml:space="preserve"> </w:t>
              </w:r>
            </w:ins>
            <w:ins w:id="171" w:author="Nurdaulet T" w:date="2026-04-09T15:54:00Z" w16du:dateUtc="2026-04-09T10:54:00Z">
              <w:r>
                <w:t>Products</w:t>
              </w:r>
            </w:ins>
          </w:p>
          <w:p w14:paraId="7B5C2F70" w14:textId="77777777" w:rsidR="00EF3DC7" w:rsidRPr="00EF3DC7" w:rsidRDefault="00EF3DC7" w:rsidP="00EF3DC7">
            <w:pPr>
              <w:rPr>
                <w:ins w:id="172" w:author="Nurdaulet T" w:date="2026-04-09T15:57:00Z" w16du:dateUtc="2026-04-09T10:57:00Z"/>
              </w:rPr>
              <w:pPrChange w:id="173" w:author="Nurdaulet T" w:date="2026-04-09T15:57:00Z" w16du:dateUtc="2026-04-09T10:57:00Z">
                <w:pPr>
                  <w:pStyle w:val="a2"/>
                </w:pPr>
              </w:pPrChange>
            </w:pPr>
          </w:p>
          <w:p w14:paraId="596EA679" w14:textId="77777777" w:rsidR="00EF3DC7" w:rsidRPr="00EF3DC7" w:rsidRDefault="00EF3DC7" w:rsidP="00EF3DC7">
            <w:pPr>
              <w:rPr>
                <w:ins w:id="174" w:author="Nurdaulet T" w:date="2026-04-09T15:57:00Z" w16du:dateUtc="2026-04-09T10:57:00Z"/>
              </w:rPr>
              <w:pPrChange w:id="175" w:author="Nurdaulet T" w:date="2026-04-09T15:57:00Z" w16du:dateUtc="2026-04-09T10:57:00Z">
                <w:pPr>
                  <w:pStyle w:val="a2"/>
                </w:pPr>
              </w:pPrChange>
            </w:pPr>
          </w:p>
          <w:p w14:paraId="5410E6C5" w14:textId="77777777" w:rsidR="00EF3DC7" w:rsidRPr="00EF3DC7" w:rsidRDefault="00EF3DC7" w:rsidP="00EF3DC7">
            <w:pPr>
              <w:rPr>
                <w:ins w:id="176" w:author="Nurdaulet T" w:date="2026-04-09T15:57:00Z" w16du:dateUtc="2026-04-09T10:57:00Z"/>
              </w:rPr>
              <w:pPrChange w:id="177" w:author="Nurdaulet T" w:date="2026-04-09T15:57:00Z" w16du:dateUtc="2026-04-09T10:57:00Z">
                <w:pPr>
                  <w:pStyle w:val="a2"/>
                </w:pPr>
              </w:pPrChange>
            </w:pPr>
          </w:p>
          <w:p w14:paraId="572971E9" w14:textId="77777777" w:rsidR="00EF3DC7" w:rsidRPr="00EF3DC7" w:rsidRDefault="00EF3DC7" w:rsidP="00EF3DC7">
            <w:pPr>
              <w:rPr>
                <w:ins w:id="178" w:author="Nurdaulet T" w:date="2026-04-09T15:57:00Z" w16du:dateUtc="2026-04-09T10:57:00Z"/>
              </w:rPr>
              <w:pPrChange w:id="179" w:author="Nurdaulet T" w:date="2026-04-09T15:57:00Z" w16du:dateUtc="2026-04-09T10:57:00Z">
                <w:pPr>
                  <w:pStyle w:val="a2"/>
                </w:pPr>
              </w:pPrChange>
            </w:pPr>
          </w:p>
          <w:p w14:paraId="6C59D341" w14:textId="77777777" w:rsidR="00EF3DC7" w:rsidRPr="00EF3DC7" w:rsidRDefault="00EF3DC7" w:rsidP="00EF3DC7">
            <w:pPr>
              <w:rPr>
                <w:ins w:id="180" w:author="Nurdaulet T" w:date="2026-04-09T15:57:00Z" w16du:dateUtc="2026-04-09T10:57:00Z"/>
              </w:rPr>
              <w:pPrChange w:id="181" w:author="Nurdaulet T" w:date="2026-04-09T15:57:00Z" w16du:dateUtc="2026-04-09T10:57:00Z">
                <w:pPr>
                  <w:pStyle w:val="a2"/>
                </w:pPr>
              </w:pPrChange>
            </w:pPr>
          </w:p>
          <w:p w14:paraId="22F2B5DD" w14:textId="77777777" w:rsidR="00EF3DC7" w:rsidRPr="00EF3DC7" w:rsidRDefault="00EF3DC7" w:rsidP="00EF3DC7">
            <w:pPr>
              <w:rPr>
                <w:ins w:id="182" w:author="Nurdaulet T" w:date="2026-04-09T15:57:00Z" w16du:dateUtc="2026-04-09T10:57:00Z"/>
              </w:rPr>
              <w:pPrChange w:id="183" w:author="Nurdaulet T" w:date="2026-04-09T15:57:00Z" w16du:dateUtc="2026-04-09T10:57:00Z">
                <w:pPr>
                  <w:pStyle w:val="a2"/>
                </w:pPr>
              </w:pPrChange>
            </w:pPr>
          </w:p>
          <w:p w14:paraId="76DA4869" w14:textId="77777777" w:rsidR="00EF3DC7" w:rsidRPr="00EF3DC7" w:rsidRDefault="00EF3DC7" w:rsidP="00EF3DC7">
            <w:pPr>
              <w:rPr>
                <w:ins w:id="184" w:author="Nurdaulet T" w:date="2026-04-09T15:57:00Z" w16du:dateUtc="2026-04-09T10:57:00Z"/>
              </w:rPr>
              <w:pPrChange w:id="185" w:author="Nurdaulet T" w:date="2026-04-09T15:57:00Z" w16du:dateUtc="2026-04-09T10:57:00Z">
                <w:pPr>
                  <w:pStyle w:val="a2"/>
                </w:pPr>
              </w:pPrChange>
            </w:pPr>
          </w:p>
          <w:p w14:paraId="654B46B3" w14:textId="77777777" w:rsidR="00EF3DC7" w:rsidRPr="00EF3DC7" w:rsidRDefault="00EF3DC7" w:rsidP="00EF3DC7">
            <w:pPr>
              <w:rPr>
                <w:ins w:id="186" w:author="Nurdaulet T" w:date="2026-04-09T15:57:00Z" w16du:dateUtc="2026-04-09T10:57:00Z"/>
              </w:rPr>
              <w:pPrChange w:id="187" w:author="Nurdaulet T" w:date="2026-04-09T15:57:00Z" w16du:dateUtc="2026-04-09T10:57:00Z">
                <w:pPr>
                  <w:pStyle w:val="a2"/>
                </w:pPr>
              </w:pPrChange>
            </w:pPr>
          </w:p>
          <w:p w14:paraId="34E3FA69" w14:textId="77777777" w:rsidR="00EF3DC7" w:rsidRDefault="00EF3DC7" w:rsidP="00EF3DC7">
            <w:pPr>
              <w:rPr>
                <w:ins w:id="188" w:author="Nurdaulet T" w:date="2026-04-09T15:57:00Z" w16du:dateUtc="2026-04-09T10:57:00Z"/>
                <w:rFonts w:ascii="Trebuchet MS" w:hAnsi="Trebuchet MS"/>
                <w:color w:val="464547"/>
              </w:rPr>
            </w:pPr>
          </w:p>
          <w:p w14:paraId="446E7716" w14:textId="252D8679" w:rsidR="00EF3DC7" w:rsidRPr="00EF3DC7" w:rsidRDefault="00EF3DC7" w:rsidP="00EF3DC7">
            <w:pPr>
              <w:ind w:firstLine="720"/>
              <w:rPr>
                <w:ins w:id="189" w:author="Nurdaulet T" w:date="2026-04-09T15:53:00Z" w16du:dateUtc="2026-04-09T10:53:00Z"/>
              </w:rPr>
              <w:pPrChange w:id="190" w:author="Nurdaulet T" w:date="2026-04-09T15:57:00Z" w16du:dateUtc="2026-04-09T10:57:00Z">
                <w:pPr>
                  <w:pStyle w:val="a2"/>
                </w:pPr>
              </w:pPrChange>
            </w:pPr>
          </w:p>
        </w:tc>
        <w:tc>
          <w:tcPr>
            <w:tcW w:w="2302" w:type="dxa"/>
          </w:tcPr>
          <w:p w14:paraId="5CDB64BA" w14:textId="2AEA310C" w:rsidR="008E2E73" w:rsidRDefault="008E2E73" w:rsidP="00E75853">
            <w:pPr>
              <w:pStyle w:val="a2"/>
              <w:rPr>
                <w:ins w:id="191" w:author="Nurdaulet T" w:date="2026-04-09T15:53:00Z" w16du:dateUtc="2026-04-09T10:53:00Z"/>
              </w:rPr>
            </w:pPr>
            <w:ins w:id="192" w:author="Nurdaulet T" w:date="2026-04-09T15:54:00Z" w16du:dateUtc="2026-04-09T10:54:00Z">
              <w:r>
                <w:lastRenderedPageBreak/>
                <w:t>id</w:t>
              </w:r>
            </w:ins>
          </w:p>
        </w:tc>
        <w:tc>
          <w:tcPr>
            <w:tcW w:w="2302" w:type="dxa"/>
          </w:tcPr>
          <w:p w14:paraId="67B41653" w14:textId="77777777" w:rsidR="008E2E73" w:rsidRDefault="008E2E73" w:rsidP="00E75853">
            <w:pPr>
              <w:pStyle w:val="a2"/>
              <w:rPr>
                <w:ins w:id="193" w:author="Nurdaulet T" w:date="2026-04-09T15:53:00Z" w16du:dateUtc="2026-04-09T10:53:00Z"/>
              </w:rPr>
            </w:pPr>
            <w:ins w:id="194" w:author="Nurdaulet T" w:date="2026-04-09T15:53:00Z" w16du:dateUtc="2026-04-09T10:53:00Z">
              <w:r>
                <w:t>PK</w:t>
              </w:r>
            </w:ins>
          </w:p>
        </w:tc>
        <w:tc>
          <w:tcPr>
            <w:tcW w:w="2302" w:type="dxa"/>
          </w:tcPr>
          <w:p w14:paraId="02C9576E" w14:textId="77777777" w:rsidR="008E2E73" w:rsidRDefault="008E2E73" w:rsidP="00E75853">
            <w:pPr>
              <w:pStyle w:val="a2"/>
              <w:rPr>
                <w:ins w:id="195" w:author="Nurdaulet T" w:date="2026-04-09T15:53:00Z" w16du:dateUtc="2026-04-09T10:53:00Z"/>
              </w:rPr>
            </w:pPr>
            <w:ins w:id="196" w:author="Nurdaulet T" w:date="2026-04-09T15:53:00Z" w16du:dateUtc="2026-04-09T10:53:00Z">
              <w:r>
                <w:t>Int</w:t>
              </w:r>
            </w:ins>
          </w:p>
        </w:tc>
      </w:tr>
      <w:tr w:rsidR="008E2E73" w14:paraId="499D6182" w14:textId="77777777" w:rsidTr="00E75853">
        <w:trPr>
          <w:trHeight w:val="432"/>
          <w:ins w:id="197" w:author="Nurdaulet T" w:date="2026-04-09T15:53:00Z" w16du:dateUtc="2026-04-09T10:53:00Z"/>
        </w:trPr>
        <w:tc>
          <w:tcPr>
            <w:tcW w:w="2302" w:type="dxa"/>
            <w:vMerge/>
          </w:tcPr>
          <w:p w14:paraId="092FCEC9" w14:textId="77777777" w:rsidR="008E2E73" w:rsidRDefault="008E2E73" w:rsidP="00E75853">
            <w:pPr>
              <w:pStyle w:val="a2"/>
              <w:rPr>
                <w:ins w:id="198" w:author="Nurdaulet T" w:date="2026-04-09T15:53:00Z" w16du:dateUtc="2026-04-09T10:53:00Z"/>
              </w:rPr>
            </w:pPr>
          </w:p>
        </w:tc>
        <w:tc>
          <w:tcPr>
            <w:tcW w:w="2302" w:type="dxa"/>
          </w:tcPr>
          <w:p w14:paraId="0A1CB455" w14:textId="2D849E1F" w:rsidR="008E2E73" w:rsidRDefault="00EF3DC7" w:rsidP="00E75853">
            <w:pPr>
              <w:pStyle w:val="a2"/>
              <w:rPr>
                <w:ins w:id="199" w:author="Nurdaulet T" w:date="2026-04-09T15:53:00Z" w16du:dateUtc="2026-04-09T10:53:00Z"/>
              </w:rPr>
            </w:pPr>
            <w:ins w:id="200" w:author="Nurdaulet T" w:date="2026-04-09T15:55:00Z" w16du:dateUtc="2026-04-09T10:55:00Z">
              <w:r>
                <w:t>Category_id</w:t>
              </w:r>
            </w:ins>
          </w:p>
        </w:tc>
        <w:tc>
          <w:tcPr>
            <w:tcW w:w="2302" w:type="dxa"/>
          </w:tcPr>
          <w:p w14:paraId="0A3ED3E4" w14:textId="3E8713F8" w:rsidR="008E2E73" w:rsidRDefault="00EF3DC7" w:rsidP="00E75853">
            <w:pPr>
              <w:pStyle w:val="a2"/>
              <w:rPr>
                <w:ins w:id="201" w:author="Nurdaulet T" w:date="2026-04-09T15:53:00Z" w16du:dateUtc="2026-04-09T10:53:00Z"/>
              </w:rPr>
            </w:pPr>
            <w:ins w:id="202" w:author="Nurdaulet T" w:date="2026-04-09T15:55:00Z" w16du:dateUtc="2026-04-09T10:55:00Z">
              <w:r>
                <w:t>FK, store info about category</w:t>
              </w:r>
            </w:ins>
          </w:p>
        </w:tc>
        <w:tc>
          <w:tcPr>
            <w:tcW w:w="2302" w:type="dxa"/>
          </w:tcPr>
          <w:p w14:paraId="2753818A" w14:textId="3A8E8FBF" w:rsidR="008E2E73" w:rsidRDefault="00EF3DC7" w:rsidP="00E75853">
            <w:pPr>
              <w:pStyle w:val="a2"/>
              <w:rPr>
                <w:ins w:id="203" w:author="Nurdaulet T" w:date="2026-04-09T15:53:00Z" w16du:dateUtc="2026-04-09T10:53:00Z"/>
              </w:rPr>
            </w:pPr>
            <w:ins w:id="204" w:author="Nurdaulet T" w:date="2026-04-09T15:55:00Z" w16du:dateUtc="2026-04-09T10:55:00Z">
              <w:r>
                <w:t>Int</w:t>
              </w:r>
            </w:ins>
          </w:p>
        </w:tc>
      </w:tr>
      <w:tr w:rsidR="008E2E73" w14:paraId="61A5EAF1" w14:textId="77777777" w:rsidTr="00E75853">
        <w:trPr>
          <w:trHeight w:val="432"/>
          <w:ins w:id="205" w:author="Nurdaulet T" w:date="2026-04-09T15:53:00Z" w16du:dateUtc="2026-04-09T10:53:00Z"/>
        </w:trPr>
        <w:tc>
          <w:tcPr>
            <w:tcW w:w="2302" w:type="dxa"/>
            <w:vMerge/>
          </w:tcPr>
          <w:p w14:paraId="35B28421" w14:textId="77777777" w:rsidR="008E2E73" w:rsidRDefault="008E2E73" w:rsidP="00E75853">
            <w:pPr>
              <w:pStyle w:val="a2"/>
              <w:rPr>
                <w:ins w:id="206" w:author="Nurdaulet T" w:date="2026-04-09T15:53:00Z" w16du:dateUtc="2026-04-09T10:53:00Z"/>
              </w:rPr>
            </w:pPr>
          </w:p>
        </w:tc>
        <w:tc>
          <w:tcPr>
            <w:tcW w:w="2302" w:type="dxa"/>
          </w:tcPr>
          <w:p w14:paraId="1C83BFE8" w14:textId="09292B85" w:rsidR="008E2E73" w:rsidRDefault="00EF3DC7" w:rsidP="00E75853">
            <w:pPr>
              <w:pStyle w:val="a2"/>
              <w:rPr>
                <w:ins w:id="207" w:author="Nurdaulet T" w:date="2026-04-09T15:53:00Z" w16du:dateUtc="2026-04-09T10:53:00Z"/>
              </w:rPr>
            </w:pPr>
            <w:ins w:id="208" w:author="Nurdaulet T" w:date="2026-04-09T15:56:00Z" w16du:dateUtc="2026-04-09T10:56:00Z">
              <w:r>
                <w:t>Name</w:t>
              </w:r>
            </w:ins>
          </w:p>
        </w:tc>
        <w:tc>
          <w:tcPr>
            <w:tcW w:w="2302" w:type="dxa"/>
          </w:tcPr>
          <w:p w14:paraId="0565D990" w14:textId="6125706F" w:rsidR="008E2E73" w:rsidRDefault="00EF3DC7" w:rsidP="00E75853">
            <w:pPr>
              <w:pStyle w:val="a2"/>
              <w:rPr>
                <w:ins w:id="209" w:author="Nurdaulet T" w:date="2026-04-09T15:53:00Z" w16du:dateUtc="2026-04-09T10:53:00Z"/>
              </w:rPr>
            </w:pPr>
            <w:ins w:id="210" w:author="Nurdaulet T" w:date="2026-04-09T15:56:00Z" w16du:dateUtc="2026-04-09T10:56:00Z">
              <w:r>
                <w:t>Product name</w:t>
              </w:r>
            </w:ins>
          </w:p>
        </w:tc>
        <w:tc>
          <w:tcPr>
            <w:tcW w:w="2302" w:type="dxa"/>
          </w:tcPr>
          <w:p w14:paraId="2F581838" w14:textId="77777777" w:rsidR="008E2E73" w:rsidRDefault="008E2E73" w:rsidP="00E75853">
            <w:pPr>
              <w:pStyle w:val="a2"/>
              <w:rPr>
                <w:ins w:id="211" w:author="Nurdaulet T" w:date="2026-04-09T15:53:00Z" w16du:dateUtc="2026-04-09T10:53:00Z"/>
              </w:rPr>
            </w:pPr>
            <w:ins w:id="212" w:author="Nurdaulet T" w:date="2026-04-09T15:53:00Z" w16du:dateUtc="2026-04-09T10:53:00Z">
              <w:r>
                <w:t>varchar</w:t>
              </w:r>
            </w:ins>
          </w:p>
        </w:tc>
      </w:tr>
      <w:tr w:rsidR="008E2E73" w14:paraId="7BD2458D" w14:textId="77777777" w:rsidTr="00E75853">
        <w:trPr>
          <w:trHeight w:val="432"/>
          <w:ins w:id="213" w:author="Nurdaulet T" w:date="2026-04-09T15:53:00Z" w16du:dateUtc="2026-04-09T10:53:00Z"/>
        </w:trPr>
        <w:tc>
          <w:tcPr>
            <w:tcW w:w="2302" w:type="dxa"/>
            <w:vMerge/>
          </w:tcPr>
          <w:p w14:paraId="35330E25" w14:textId="77777777" w:rsidR="008E2E73" w:rsidRDefault="008E2E73" w:rsidP="00E75853">
            <w:pPr>
              <w:pStyle w:val="a2"/>
              <w:rPr>
                <w:ins w:id="214" w:author="Nurdaulet T" w:date="2026-04-09T15:53:00Z" w16du:dateUtc="2026-04-09T10:53:00Z"/>
              </w:rPr>
            </w:pPr>
          </w:p>
        </w:tc>
        <w:tc>
          <w:tcPr>
            <w:tcW w:w="2302" w:type="dxa"/>
          </w:tcPr>
          <w:p w14:paraId="02B27F2E" w14:textId="38486E1F" w:rsidR="008E2E73" w:rsidRDefault="00EF3DC7" w:rsidP="00E75853">
            <w:pPr>
              <w:pStyle w:val="a2"/>
              <w:rPr>
                <w:ins w:id="215" w:author="Nurdaulet T" w:date="2026-04-09T15:53:00Z" w16du:dateUtc="2026-04-09T10:53:00Z"/>
              </w:rPr>
            </w:pPr>
            <w:ins w:id="216" w:author="Nurdaulet T" w:date="2026-04-09T15:56:00Z" w16du:dateUtc="2026-04-09T10:56:00Z">
              <w:r>
                <w:t>Description</w:t>
              </w:r>
            </w:ins>
          </w:p>
        </w:tc>
        <w:tc>
          <w:tcPr>
            <w:tcW w:w="2302" w:type="dxa"/>
          </w:tcPr>
          <w:p w14:paraId="14C5C41B" w14:textId="5B9AB40D" w:rsidR="008E2E73" w:rsidRDefault="00EF3DC7" w:rsidP="00E75853">
            <w:pPr>
              <w:pStyle w:val="a2"/>
              <w:rPr>
                <w:ins w:id="217" w:author="Nurdaulet T" w:date="2026-04-09T15:53:00Z" w16du:dateUtc="2026-04-09T10:53:00Z"/>
              </w:rPr>
            </w:pPr>
            <w:ins w:id="218" w:author="Nurdaulet T" w:date="2026-04-09T15:56:00Z" w16du:dateUtc="2026-04-09T10:56:00Z">
              <w:r>
                <w:t>Description or product</w:t>
              </w:r>
            </w:ins>
          </w:p>
        </w:tc>
        <w:tc>
          <w:tcPr>
            <w:tcW w:w="2302" w:type="dxa"/>
          </w:tcPr>
          <w:p w14:paraId="020102BA" w14:textId="77777777" w:rsidR="008E2E73" w:rsidRDefault="008E2E73" w:rsidP="00E75853">
            <w:pPr>
              <w:pStyle w:val="a2"/>
              <w:rPr>
                <w:ins w:id="219" w:author="Nurdaulet T" w:date="2026-04-09T15:53:00Z" w16du:dateUtc="2026-04-09T10:53:00Z"/>
              </w:rPr>
            </w:pPr>
            <w:ins w:id="220" w:author="Nurdaulet T" w:date="2026-04-09T15:53:00Z" w16du:dateUtc="2026-04-09T10:53:00Z">
              <w:r>
                <w:t>varchar</w:t>
              </w:r>
            </w:ins>
          </w:p>
        </w:tc>
      </w:tr>
      <w:tr w:rsidR="008E2E73" w14:paraId="09A874ED" w14:textId="77777777" w:rsidTr="00E75853">
        <w:trPr>
          <w:trHeight w:val="432"/>
          <w:ins w:id="221" w:author="Nurdaulet T" w:date="2026-04-09T15:53:00Z" w16du:dateUtc="2026-04-09T10:53:00Z"/>
        </w:trPr>
        <w:tc>
          <w:tcPr>
            <w:tcW w:w="2302" w:type="dxa"/>
            <w:vMerge/>
          </w:tcPr>
          <w:p w14:paraId="4CC323F7" w14:textId="77777777" w:rsidR="008E2E73" w:rsidRDefault="008E2E73" w:rsidP="00E75853">
            <w:pPr>
              <w:pStyle w:val="a2"/>
              <w:rPr>
                <w:ins w:id="222" w:author="Nurdaulet T" w:date="2026-04-09T15:53:00Z" w16du:dateUtc="2026-04-09T10:53:00Z"/>
              </w:rPr>
            </w:pPr>
          </w:p>
        </w:tc>
        <w:tc>
          <w:tcPr>
            <w:tcW w:w="2302" w:type="dxa"/>
          </w:tcPr>
          <w:p w14:paraId="7547A14E" w14:textId="4F3B338F" w:rsidR="008E2E73" w:rsidRDefault="00EF3DC7" w:rsidP="00E75853">
            <w:pPr>
              <w:pStyle w:val="a2"/>
              <w:rPr>
                <w:ins w:id="223" w:author="Nurdaulet T" w:date="2026-04-09T15:53:00Z" w16du:dateUtc="2026-04-09T10:53:00Z"/>
              </w:rPr>
            </w:pPr>
            <w:ins w:id="224" w:author="Nurdaulet T" w:date="2026-04-09T15:56:00Z" w16du:dateUtc="2026-04-09T10:56:00Z">
              <w:r>
                <w:t>Price</w:t>
              </w:r>
            </w:ins>
          </w:p>
        </w:tc>
        <w:tc>
          <w:tcPr>
            <w:tcW w:w="2302" w:type="dxa"/>
          </w:tcPr>
          <w:p w14:paraId="580420B9" w14:textId="4C7E9BA2" w:rsidR="008E2E73" w:rsidRDefault="00EF3DC7" w:rsidP="00E75853">
            <w:pPr>
              <w:pStyle w:val="a2"/>
              <w:rPr>
                <w:ins w:id="225" w:author="Nurdaulet T" w:date="2026-04-09T15:53:00Z" w16du:dateUtc="2026-04-09T10:53:00Z"/>
              </w:rPr>
            </w:pPr>
            <w:ins w:id="226" w:author="Nurdaulet T" w:date="2026-04-09T15:56:00Z" w16du:dateUtc="2026-04-09T10:56:00Z">
              <w:r>
                <w:t>Price of product</w:t>
              </w:r>
            </w:ins>
          </w:p>
        </w:tc>
        <w:tc>
          <w:tcPr>
            <w:tcW w:w="2302" w:type="dxa"/>
          </w:tcPr>
          <w:p w14:paraId="31684EEC" w14:textId="66F01E52" w:rsidR="008E2E73" w:rsidRDefault="00EF3DC7" w:rsidP="00E75853">
            <w:pPr>
              <w:pStyle w:val="a2"/>
              <w:rPr>
                <w:ins w:id="227" w:author="Nurdaulet T" w:date="2026-04-09T15:53:00Z" w16du:dateUtc="2026-04-09T10:53:00Z"/>
              </w:rPr>
            </w:pPr>
            <w:ins w:id="228" w:author="Nurdaulet T" w:date="2026-04-09T15:56:00Z" w16du:dateUtc="2026-04-09T10:56:00Z">
              <w:r>
                <w:t>decimal</w:t>
              </w:r>
            </w:ins>
          </w:p>
        </w:tc>
      </w:tr>
      <w:tr w:rsidR="008E2E73" w14:paraId="17DCFDE1" w14:textId="77777777" w:rsidTr="00EF3DC7">
        <w:tblPrEx>
          <w:tblW w:w="0" w:type="auto"/>
          <w:tblInd w:w="-108" w:type="dxa"/>
          <w:tblBorders>
            <w:top w:val="single" w:sz="4" w:space="0" w:color="76CDD8"/>
            <w:left w:val="single" w:sz="4" w:space="0" w:color="76CDD8"/>
            <w:bottom w:val="single" w:sz="4" w:space="0" w:color="76CDD8"/>
            <w:right w:val="single" w:sz="4" w:space="0" w:color="76CDD8"/>
            <w:insideH w:val="single" w:sz="4" w:space="0" w:color="76CDD8"/>
            <w:insideV w:val="single" w:sz="4" w:space="0" w:color="76CDD8"/>
          </w:tblBorders>
          <w:tblLayout w:type="fixed"/>
          <w:tblLook w:val="0000" w:firstRow="0" w:lastRow="0" w:firstColumn="0" w:lastColumn="0" w:noHBand="0" w:noVBand="0"/>
          <w:tblPrExChange w:id="229" w:author="Nurdaulet T" w:date="2026-04-09T15:58:00Z" w16du:dateUtc="2026-04-09T10:58:00Z">
            <w:tblPrEx>
              <w:tblW w:w="0" w:type="auto"/>
              <w:tblInd w:w="-108" w:type="dxa"/>
              <w:tblBorders>
                <w:top w:val="single" w:sz="4" w:space="0" w:color="76CDD8"/>
                <w:left w:val="single" w:sz="4" w:space="0" w:color="76CDD8"/>
                <w:bottom w:val="single" w:sz="4" w:space="0" w:color="76CDD8"/>
                <w:right w:val="single" w:sz="4" w:space="0" w:color="76CDD8"/>
                <w:insideH w:val="single" w:sz="4" w:space="0" w:color="76CDD8"/>
                <w:insideV w:val="single" w:sz="4" w:space="0" w:color="76CDD8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val="432"/>
          <w:ins w:id="230" w:author="Nurdaulet T" w:date="2026-04-09T15:53:00Z" w16du:dateUtc="2026-04-09T10:53:00Z"/>
          <w:trPrChange w:id="231" w:author="Nurdaulet T" w:date="2026-04-09T15:58:00Z" w16du:dateUtc="2026-04-09T10:58:00Z">
            <w:trPr>
              <w:trHeight w:val="432"/>
            </w:trPr>
          </w:trPrChange>
        </w:trPr>
        <w:tc>
          <w:tcPr>
            <w:tcW w:w="2302" w:type="dxa"/>
            <w:vMerge/>
            <w:tcBorders>
              <w:bottom w:val="nil"/>
            </w:tcBorders>
            <w:tcPrChange w:id="232" w:author="Nurdaulet T" w:date="2026-04-09T15:58:00Z" w16du:dateUtc="2026-04-09T10:58:00Z">
              <w:tcPr>
                <w:tcW w:w="2302" w:type="dxa"/>
                <w:vMerge/>
              </w:tcPr>
            </w:tcPrChange>
          </w:tcPr>
          <w:p w14:paraId="1E9A5CA0" w14:textId="77777777" w:rsidR="008E2E73" w:rsidRDefault="008E2E73" w:rsidP="00E75853">
            <w:pPr>
              <w:pStyle w:val="a2"/>
              <w:rPr>
                <w:ins w:id="233" w:author="Nurdaulet T" w:date="2026-04-09T15:53:00Z" w16du:dateUtc="2026-04-09T10:53:00Z"/>
              </w:rPr>
            </w:pPr>
          </w:p>
        </w:tc>
        <w:tc>
          <w:tcPr>
            <w:tcW w:w="2302" w:type="dxa"/>
            <w:tcPrChange w:id="234" w:author="Nurdaulet T" w:date="2026-04-09T15:58:00Z" w16du:dateUtc="2026-04-09T10:58:00Z">
              <w:tcPr>
                <w:tcW w:w="2302" w:type="dxa"/>
              </w:tcPr>
            </w:tcPrChange>
          </w:tcPr>
          <w:p w14:paraId="22E02644" w14:textId="05356F2D" w:rsidR="008E2E73" w:rsidRDefault="00EF3DC7" w:rsidP="00E75853">
            <w:pPr>
              <w:pStyle w:val="a2"/>
              <w:rPr>
                <w:ins w:id="235" w:author="Nurdaulet T" w:date="2026-04-09T15:53:00Z" w16du:dateUtc="2026-04-09T10:53:00Z"/>
              </w:rPr>
            </w:pPr>
            <w:ins w:id="236" w:author="Nurdaulet T" w:date="2026-04-09T15:56:00Z" w16du:dateUtc="2026-04-09T10:56:00Z">
              <w:r>
                <w:t>Stock</w:t>
              </w:r>
            </w:ins>
          </w:p>
        </w:tc>
        <w:tc>
          <w:tcPr>
            <w:tcW w:w="2302" w:type="dxa"/>
            <w:tcPrChange w:id="237" w:author="Nurdaulet T" w:date="2026-04-09T15:58:00Z" w16du:dateUtc="2026-04-09T10:58:00Z">
              <w:tcPr>
                <w:tcW w:w="2302" w:type="dxa"/>
              </w:tcPr>
            </w:tcPrChange>
          </w:tcPr>
          <w:p w14:paraId="0C28C4C4" w14:textId="4FBBE853" w:rsidR="008E2E73" w:rsidRDefault="00EF3DC7" w:rsidP="00E75853">
            <w:pPr>
              <w:pStyle w:val="a2"/>
              <w:rPr>
                <w:ins w:id="238" w:author="Nurdaulet T" w:date="2026-04-09T15:53:00Z" w16du:dateUtc="2026-04-09T10:53:00Z"/>
              </w:rPr>
            </w:pPr>
            <w:ins w:id="239" w:author="Nurdaulet T" w:date="2026-04-09T15:56:00Z" w16du:dateUtc="2026-04-09T10:56:00Z">
              <w:r>
                <w:t>Count of stock</w:t>
              </w:r>
            </w:ins>
          </w:p>
        </w:tc>
        <w:tc>
          <w:tcPr>
            <w:tcW w:w="2302" w:type="dxa"/>
            <w:tcPrChange w:id="240" w:author="Nurdaulet T" w:date="2026-04-09T15:58:00Z" w16du:dateUtc="2026-04-09T10:58:00Z">
              <w:tcPr>
                <w:tcW w:w="2302" w:type="dxa"/>
              </w:tcPr>
            </w:tcPrChange>
          </w:tcPr>
          <w:p w14:paraId="13114050" w14:textId="7A29B80F" w:rsidR="008E2E73" w:rsidRDefault="00EF3DC7" w:rsidP="00E75853">
            <w:pPr>
              <w:pStyle w:val="a2"/>
              <w:rPr>
                <w:ins w:id="241" w:author="Nurdaulet T" w:date="2026-04-09T15:53:00Z" w16du:dateUtc="2026-04-09T10:53:00Z"/>
              </w:rPr>
            </w:pPr>
            <w:ins w:id="242" w:author="Nurdaulet T" w:date="2026-04-09T15:57:00Z" w16du:dateUtc="2026-04-09T10:57:00Z">
              <w:r>
                <w:t>int</w:t>
              </w:r>
            </w:ins>
          </w:p>
        </w:tc>
      </w:tr>
      <w:tr w:rsidR="00EF3DC7" w14:paraId="04498C1D" w14:textId="77777777" w:rsidTr="00EF3DC7">
        <w:tblPrEx>
          <w:tblW w:w="0" w:type="auto"/>
          <w:tblInd w:w="-108" w:type="dxa"/>
          <w:tblBorders>
            <w:top w:val="single" w:sz="4" w:space="0" w:color="76CDD8"/>
            <w:left w:val="single" w:sz="4" w:space="0" w:color="76CDD8"/>
            <w:bottom w:val="single" w:sz="4" w:space="0" w:color="76CDD8"/>
            <w:right w:val="single" w:sz="4" w:space="0" w:color="76CDD8"/>
            <w:insideH w:val="single" w:sz="4" w:space="0" w:color="76CDD8"/>
            <w:insideV w:val="single" w:sz="4" w:space="0" w:color="76CDD8"/>
          </w:tblBorders>
          <w:tblLayout w:type="fixed"/>
          <w:tblLook w:val="0000" w:firstRow="0" w:lastRow="0" w:firstColumn="0" w:lastColumn="0" w:noHBand="0" w:noVBand="0"/>
          <w:tblPrExChange w:id="243" w:author="Nurdaulet T" w:date="2026-04-09T15:58:00Z" w16du:dateUtc="2026-04-09T10:58:00Z">
            <w:tblPrEx>
              <w:tblW w:w="0" w:type="auto"/>
              <w:tblInd w:w="-108" w:type="dxa"/>
              <w:tblBorders>
                <w:top w:val="single" w:sz="4" w:space="0" w:color="76CDD8"/>
                <w:left w:val="single" w:sz="4" w:space="0" w:color="76CDD8"/>
                <w:bottom w:val="single" w:sz="4" w:space="0" w:color="76CDD8"/>
                <w:right w:val="single" w:sz="4" w:space="0" w:color="76CDD8"/>
                <w:insideH w:val="single" w:sz="4" w:space="0" w:color="76CDD8"/>
                <w:insideV w:val="single" w:sz="4" w:space="0" w:color="76CDD8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val="432"/>
          <w:ins w:id="244" w:author="Nurdaulet T" w:date="2026-04-09T15:57:00Z" w16du:dateUtc="2026-04-09T10:57:00Z"/>
          <w:trPrChange w:id="245" w:author="Nurdaulet T" w:date="2026-04-09T15:58:00Z" w16du:dateUtc="2026-04-09T10:58:00Z">
            <w:trPr>
              <w:trHeight w:val="432"/>
            </w:trPr>
          </w:trPrChange>
        </w:trPr>
        <w:tc>
          <w:tcPr>
            <w:tcW w:w="2302" w:type="dxa"/>
            <w:tcBorders>
              <w:top w:val="nil"/>
            </w:tcBorders>
            <w:tcPrChange w:id="246" w:author="Nurdaulet T" w:date="2026-04-09T15:58:00Z" w16du:dateUtc="2026-04-09T10:58:00Z">
              <w:tcPr>
                <w:tcW w:w="2302" w:type="dxa"/>
              </w:tcPr>
            </w:tcPrChange>
          </w:tcPr>
          <w:p w14:paraId="22F3EBA9" w14:textId="77777777" w:rsidR="00EF3DC7" w:rsidRDefault="00EF3DC7" w:rsidP="00E75853">
            <w:pPr>
              <w:pStyle w:val="a2"/>
              <w:rPr>
                <w:ins w:id="247" w:author="Nurdaulet T" w:date="2026-04-09T15:57:00Z" w16du:dateUtc="2026-04-09T10:57:00Z"/>
              </w:rPr>
            </w:pPr>
          </w:p>
        </w:tc>
        <w:tc>
          <w:tcPr>
            <w:tcW w:w="2302" w:type="dxa"/>
            <w:tcPrChange w:id="248" w:author="Nurdaulet T" w:date="2026-04-09T15:58:00Z" w16du:dateUtc="2026-04-09T10:58:00Z">
              <w:tcPr>
                <w:tcW w:w="2302" w:type="dxa"/>
              </w:tcPr>
            </w:tcPrChange>
          </w:tcPr>
          <w:p w14:paraId="02A46D4B" w14:textId="42F7C511" w:rsidR="00EF3DC7" w:rsidRDefault="00EF3DC7" w:rsidP="00E75853">
            <w:pPr>
              <w:pStyle w:val="a2"/>
              <w:rPr>
                <w:ins w:id="249" w:author="Nurdaulet T" w:date="2026-04-09T15:57:00Z" w16du:dateUtc="2026-04-09T10:57:00Z"/>
              </w:rPr>
            </w:pPr>
            <w:ins w:id="250" w:author="Nurdaulet T" w:date="2026-04-09T15:58:00Z" w16du:dateUtc="2026-04-09T10:58:00Z">
              <w:r>
                <w:t xml:space="preserve">Is_active </w:t>
              </w:r>
            </w:ins>
          </w:p>
        </w:tc>
        <w:tc>
          <w:tcPr>
            <w:tcW w:w="2302" w:type="dxa"/>
            <w:tcPrChange w:id="251" w:author="Nurdaulet T" w:date="2026-04-09T15:58:00Z" w16du:dateUtc="2026-04-09T10:58:00Z">
              <w:tcPr>
                <w:tcW w:w="2302" w:type="dxa"/>
              </w:tcPr>
            </w:tcPrChange>
          </w:tcPr>
          <w:p w14:paraId="790180E1" w14:textId="186076F3" w:rsidR="00EF3DC7" w:rsidRDefault="00EF3DC7" w:rsidP="00E75853">
            <w:pPr>
              <w:pStyle w:val="a2"/>
              <w:rPr>
                <w:ins w:id="252" w:author="Nurdaulet T" w:date="2026-04-09T15:57:00Z" w16du:dateUtc="2026-04-09T10:57:00Z"/>
              </w:rPr>
            </w:pPr>
            <w:ins w:id="253" w:author="Nurdaulet T" w:date="2026-04-09T16:00:00Z" w16du:dateUtc="2026-04-09T11:00:00Z">
              <w:r>
                <w:t>Product aviability</w:t>
              </w:r>
            </w:ins>
          </w:p>
        </w:tc>
        <w:tc>
          <w:tcPr>
            <w:tcW w:w="2302" w:type="dxa"/>
            <w:tcPrChange w:id="254" w:author="Nurdaulet T" w:date="2026-04-09T15:58:00Z" w16du:dateUtc="2026-04-09T10:58:00Z">
              <w:tcPr>
                <w:tcW w:w="2302" w:type="dxa"/>
              </w:tcPr>
            </w:tcPrChange>
          </w:tcPr>
          <w:p w14:paraId="49BA1F24" w14:textId="6954494F" w:rsidR="00EF3DC7" w:rsidRDefault="00EF3DC7" w:rsidP="00E75853">
            <w:pPr>
              <w:pStyle w:val="a2"/>
              <w:rPr>
                <w:ins w:id="255" w:author="Nurdaulet T" w:date="2026-04-09T15:57:00Z" w16du:dateUtc="2026-04-09T10:57:00Z"/>
              </w:rPr>
            </w:pPr>
            <w:ins w:id="256" w:author="Nurdaulet T" w:date="2026-04-09T15:59:00Z" w16du:dateUtc="2026-04-09T10:59:00Z">
              <w:r>
                <w:t>boolean</w:t>
              </w:r>
            </w:ins>
          </w:p>
        </w:tc>
      </w:tr>
    </w:tbl>
    <w:p w14:paraId="140458CA" w14:textId="77777777" w:rsidR="008E2E73" w:rsidRDefault="008E2E73" w:rsidP="008E2E73">
      <w:pPr>
        <w:pStyle w:val="a2"/>
        <w:rPr>
          <w:ins w:id="257" w:author="Nurdaulet T" w:date="2026-04-09T15:53:00Z" w16du:dateUtc="2026-04-09T10:53:00Z"/>
        </w:rPr>
      </w:pPr>
    </w:p>
    <w:p w14:paraId="05CEEBC4" w14:textId="6DE07672" w:rsidR="008E2E73" w:rsidRDefault="00EF3DC7" w:rsidP="008E2E73">
      <w:pPr>
        <w:pStyle w:val="a2"/>
        <w:rPr>
          <w:ins w:id="258" w:author="Nurdaulet T" w:date="2026-04-09T15:53:00Z" w16du:dateUtc="2026-04-09T10:53:00Z"/>
        </w:rPr>
      </w:pPr>
      <w:ins w:id="259" w:author="Nurdaulet T" w:date="2026-04-09T16:00:00Z" w16du:dateUtc="2026-04-09T11:00:00Z">
        <w:r>
          <w:t>One order can have</w:t>
        </w:r>
      </w:ins>
      <w:ins w:id="260" w:author="Nurdaulet T" w:date="2026-04-09T16:01:00Z" w16du:dateUtc="2026-04-09T11:01:00Z">
        <w:r>
          <w:t xml:space="preserve"> many products and product can be in many orders</w:t>
        </w:r>
      </w:ins>
    </w:p>
    <w:p w14:paraId="6E378263" w14:textId="6DFAB3C2" w:rsidR="008E2E73" w:rsidRDefault="00EF3DC7" w:rsidP="008E2E73">
      <w:pPr>
        <w:pStyle w:val="a2"/>
        <w:rPr>
          <w:ins w:id="261" w:author="Nurdaulet T" w:date="2026-04-09T15:53:00Z" w16du:dateUtc="2026-04-09T10:53:00Z"/>
        </w:rPr>
      </w:pPr>
      <w:ins w:id="262" w:author="Nurdaulet T" w:date="2026-04-09T16:01:00Z" w16du:dateUtc="2026-04-09T11:01:00Z">
        <w:r>
          <w:t>Many products can have one category</w:t>
        </w:r>
      </w:ins>
    </w:p>
    <w:p w14:paraId="5002580B" w14:textId="77777777" w:rsidR="00636536" w:rsidRDefault="00EF3DC7" w:rsidP="008E2E73">
      <w:pPr>
        <w:pStyle w:val="a2"/>
        <w:rPr>
          <w:ins w:id="263" w:author="Nurdaulet T" w:date="2026-04-09T16:11:00Z" w16du:dateUtc="2026-04-09T11:11:00Z"/>
          <w:lang w:val="ru-RU"/>
        </w:rPr>
      </w:pPr>
      <w:ins w:id="264" w:author="Nurdaulet T" w:date="2026-04-09T16:02:00Z" w16du:dateUtc="2026-04-09T11:02:00Z">
        <w:r>
          <w:t>One product can have many reviews</w:t>
        </w:r>
      </w:ins>
    </w:p>
    <w:p w14:paraId="7222ED46" w14:textId="77777777" w:rsidR="00636536" w:rsidRDefault="00636536" w:rsidP="008E2E73">
      <w:pPr>
        <w:pStyle w:val="a2"/>
        <w:rPr>
          <w:ins w:id="265" w:author="Nurdaulet T" w:date="2026-04-09T16:11:00Z" w16du:dateUtc="2026-04-09T11:11:00Z"/>
          <w:lang w:val="ru-RU"/>
        </w:rPr>
      </w:pPr>
    </w:p>
    <w:p w14:paraId="6291F50B" w14:textId="0D7A64A4" w:rsidR="008E2E73" w:rsidRDefault="00636536" w:rsidP="008E2E73">
      <w:pPr>
        <w:pStyle w:val="a2"/>
        <w:rPr>
          <w:ins w:id="266" w:author="Nurdaulet T" w:date="2026-04-09T16:06:00Z" w16du:dateUtc="2026-04-09T11:06:00Z"/>
        </w:rPr>
      </w:pPr>
      <w:ins w:id="267" w:author="Nurdaulet T" w:date="2026-04-09T16:11:00Z" w16du:dateUtc="2026-04-09T11:11:00Z">
        <w:r w:rsidRPr="00636536">
          <w:t>I was too lazy to write each table, you can see the rest of the tables in the picture at the top.</w:t>
        </w:r>
        <w:r>
          <w:t>:)</w:t>
        </w:r>
      </w:ins>
      <w:ins w:id="268" w:author="Nurdaulet T" w:date="2026-04-09T16:02:00Z" w16du:dateUtc="2026-04-09T11:02:00Z">
        <w:r w:rsidR="00EF3DC7">
          <w:br/>
        </w:r>
        <w:r w:rsidR="00EF3DC7">
          <w:br/>
        </w:r>
        <w:r w:rsidR="00EF3DC7">
          <w:br/>
        </w:r>
      </w:ins>
      <w:ins w:id="269" w:author="Nurdaulet T" w:date="2026-04-09T16:05:00Z" w16du:dateUtc="2026-04-09T11:05:00Z">
        <w:r>
          <w:t>Other relationships:</w:t>
        </w:r>
        <w:r>
          <w:br/>
        </w:r>
      </w:ins>
      <w:ins w:id="270" w:author="Nurdaulet T" w:date="2026-04-09T16:06:00Z" w16du:dateUtc="2026-04-09T11:06:00Z">
        <w:r>
          <w:t>One order can have one payment</w:t>
        </w:r>
      </w:ins>
    </w:p>
    <w:p w14:paraId="0B1A6319" w14:textId="07580807" w:rsidR="00636536" w:rsidRDefault="00636536" w:rsidP="008E2E73">
      <w:pPr>
        <w:pStyle w:val="a2"/>
        <w:rPr>
          <w:ins w:id="271" w:author="Nurdaulet T" w:date="2026-04-09T16:06:00Z" w16du:dateUtc="2026-04-09T11:06:00Z"/>
        </w:rPr>
      </w:pPr>
      <w:ins w:id="272" w:author="Nurdaulet T" w:date="2026-04-09T16:06:00Z" w16du:dateUtc="2026-04-09T11:06:00Z">
        <w:r>
          <w:t>One order can have man</w:t>
        </w:r>
      </w:ins>
      <w:ins w:id="273" w:author="Nurdaulet T" w:date="2026-04-09T16:07:00Z" w16du:dateUtc="2026-04-09T11:07:00Z">
        <w:r>
          <w:t>y</w:t>
        </w:r>
      </w:ins>
      <w:ins w:id="274" w:author="Nurdaulet T" w:date="2026-04-09T16:06:00Z" w16du:dateUtc="2026-04-09T11:06:00Z">
        <w:r>
          <w:t xml:space="preserve"> products</w:t>
        </w:r>
      </w:ins>
    </w:p>
    <w:p w14:paraId="78DDC983" w14:textId="03481D58" w:rsidR="00636536" w:rsidRDefault="00636536" w:rsidP="008E2E73">
      <w:pPr>
        <w:pStyle w:val="a2"/>
        <w:rPr>
          <w:ins w:id="275" w:author="Nurdaulet T" w:date="2026-04-09T16:07:00Z" w16du:dateUtc="2026-04-09T11:07:00Z"/>
        </w:rPr>
      </w:pPr>
      <w:ins w:id="276" w:author="Nurdaulet T" w:date="2026-04-09T16:07:00Z" w16du:dateUtc="2026-04-09T11:07:00Z">
        <w:r>
          <w:t>One category can have many products</w:t>
        </w:r>
      </w:ins>
    </w:p>
    <w:p w14:paraId="1180280A" w14:textId="6E7EF71C" w:rsidR="00636536" w:rsidRDefault="00636536" w:rsidP="008E2E73">
      <w:pPr>
        <w:pStyle w:val="a2"/>
        <w:rPr>
          <w:ins w:id="277" w:author="Nurdaulet T" w:date="2026-04-09T16:07:00Z" w16du:dateUtc="2026-04-09T11:07:00Z"/>
        </w:rPr>
      </w:pPr>
      <w:ins w:id="278" w:author="Nurdaulet T" w:date="2026-04-09T16:07:00Z" w16du:dateUtc="2026-04-09T11:07:00Z">
        <w:r>
          <w:t>One supplier can supply many products and one product can have many suppliers</w:t>
        </w:r>
      </w:ins>
    </w:p>
    <w:p w14:paraId="0CAC0B02" w14:textId="142BD65F" w:rsidR="00636536" w:rsidRDefault="00636536" w:rsidP="008E2E73">
      <w:pPr>
        <w:pStyle w:val="a2"/>
        <w:rPr>
          <w:ins w:id="279" w:author="Nurdaulet T" w:date="2026-04-09T16:10:00Z" w16du:dateUtc="2026-04-09T11:10:00Z"/>
        </w:rPr>
      </w:pPr>
      <w:ins w:id="280" w:author="Nurdaulet T" w:date="2026-04-09T16:09:00Z" w16du:dateUtc="2026-04-09T11:09:00Z">
        <w:r>
          <w:t>One order can have many ship</w:t>
        </w:r>
      </w:ins>
      <w:ins w:id="281" w:author="Nurdaulet T" w:date="2026-04-09T16:10:00Z" w16du:dateUtc="2026-04-09T11:10:00Z">
        <w:r>
          <w:t>ments</w:t>
        </w:r>
      </w:ins>
    </w:p>
    <w:p w14:paraId="39E293F5" w14:textId="77777777" w:rsidR="00636536" w:rsidRPr="00636536" w:rsidRDefault="00636536" w:rsidP="008E2E73">
      <w:pPr>
        <w:pStyle w:val="a2"/>
        <w:rPr>
          <w:ins w:id="282" w:author="Nurdaulet T" w:date="2026-04-09T15:53:00Z" w16du:dateUtc="2026-04-09T10:53:00Z"/>
          <w:lang w:val="ru-RU"/>
          <w:rPrChange w:id="283" w:author="Nurdaulet T" w:date="2026-04-09T16:11:00Z" w16du:dateUtc="2026-04-09T11:11:00Z">
            <w:rPr>
              <w:ins w:id="284" w:author="Nurdaulet T" w:date="2026-04-09T15:53:00Z" w16du:dateUtc="2026-04-09T10:53:00Z"/>
            </w:rPr>
          </w:rPrChange>
        </w:rPr>
      </w:pPr>
    </w:p>
    <w:p w14:paraId="5804A083" w14:textId="77777777" w:rsidR="008E2E73" w:rsidRDefault="008E2E73" w:rsidP="006F645E">
      <w:pPr>
        <w:pStyle w:val="a2"/>
      </w:pPr>
    </w:p>
    <w:p w14:paraId="1C8B7E32" w14:textId="77777777" w:rsidR="00BE17E0" w:rsidRPr="006F645E" w:rsidRDefault="00BE17E0" w:rsidP="006F645E">
      <w:pPr>
        <w:pStyle w:val="a2"/>
      </w:pPr>
    </w:p>
    <w:sectPr w:rsidR="00BE17E0" w:rsidRPr="006F645E" w:rsidSect="0076784B">
      <w:headerReference w:type="default" r:id="rId13"/>
      <w:footerReference w:type="default" r:id="rId14"/>
      <w:footerReference w:type="first" r:id="rId15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D0372" w14:textId="77777777" w:rsidR="00D520D9" w:rsidRDefault="00D520D9" w:rsidP="00500742">
      <w:pPr>
        <w:spacing w:line="240" w:lineRule="auto"/>
      </w:pPr>
      <w:r>
        <w:separator/>
      </w:r>
    </w:p>
  </w:endnote>
  <w:endnote w:type="continuationSeparator" w:id="0">
    <w:p w14:paraId="700BC89B" w14:textId="77777777" w:rsidR="00D520D9" w:rsidRDefault="00D520D9" w:rsidP="00500742">
      <w:pPr>
        <w:spacing w:line="240" w:lineRule="auto"/>
      </w:pPr>
      <w:r>
        <w:continuationSeparator/>
      </w:r>
    </w:p>
  </w:endnote>
  <w:endnote w:type="continuationNotice" w:id="1">
    <w:p w14:paraId="3BA82F18" w14:textId="77777777" w:rsidR="00D520D9" w:rsidRDefault="00D520D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71C10" w14:textId="77777777" w:rsidR="00FE5ED9" w:rsidRPr="00851FAD" w:rsidRDefault="005D1735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ac"/>
        <w:rFonts w:eastAsia="MS Gothic"/>
        <w:sz w:val="18"/>
        <w:szCs w:val="18"/>
      </w:rPr>
    </w:pPr>
    <w:r w:rsidRPr="00851FAD">
      <w:rPr>
        <w:rStyle w:val="ac"/>
        <w:rFonts w:eastAsia="MS Gothic"/>
        <w:sz w:val="18"/>
        <w:szCs w:val="18"/>
      </w:rPr>
      <w:fldChar w:fldCharType="begin"/>
    </w:r>
    <w:r w:rsidRPr="00851FAD">
      <w:rPr>
        <w:rStyle w:val="ac"/>
        <w:rFonts w:eastAsia="MS Gothic"/>
        <w:sz w:val="18"/>
        <w:szCs w:val="18"/>
      </w:rPr>
      <w:instrText xml:space="preserve">PAGE  </w:instrText>
    </w:r>
    <w:r w:rsidRPr="00851FAD">
      <w:rPr>
        <w:rStyle w:val="ac"/>
        <w:rFonts w:eastAsia="MS Gothic"/>
        <w:sz w:val="18"/>
        <w:szCs w:val="18"/>
      </w:rPr>
      <w:fldChar w:fldCharType="separate"/>
    </w:r>
    <w:r>
      <w:rPr>
        <w:rStyle w:val="ac"/>
        <w:rFonts w:eastAsia="MS Gothic"/>
        <w:noProof/>
        <w:sz w:val="18"/>
        <w:szCs w:val="18"/>
      </w:rPr>
      <w:t>7</w:t>
    </w:r>
    <w:r w:rsidRPr="00851FAD">
      <w:rPr>
        <w:rStyle w:val="ac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75EEBB7A" w14:textId="77777777" w:rsidTr="002A572B">
      <w:tc>
        <w:tcPr>
          <w:tcW w:w="8472" w:type="dxa"/>
        </w:tcPr>
        <w:p w14:paraId="0DCC6942" w14:textId="75EEB5E5" w:rsidR="00FE5ED9" w:rsidRDefault="000370D4" w:rsidP="002A572B">
          <w:pPr>
            <w:pStyle w:val="a7"/>
          </w:pPr>
          <w:fldSimple w:instr=" DOCPROPERTY  Classification  \* MERGEFORMAT ">
            <w:r>
              <w:t>Confidential</w:t>
            </w:r>
          </w:fldSimple>
          <w:r w:rsidR="005D1735">
            <w:tab/>
          </w:r>
        </w:p>
      </w:tc>
    </w:tr>
  </w:tbl>
  <w:p w14:paraId="629B217E" w14:textId="77777777" w:rsidR="00FE5ED9" w:rsidRPr="00205D53" w:rsidRDefault="005D1735" w:rsidP="007F4104">
    <w:pPr>
      <w:pStyle w:val="a7"/>
    </w:pPr>
    <w:r w:rsidRPr="00205D53"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211CFCE" wp14:editId="005DBD60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traight Connector 2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55pt,-1.2pt" to="466.55pt,-1.2pt" w14:anchorId="2927C8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76784B" w14:paraId="3EB886D1" w14:textId="77777777" w:rsidTr="002A572B">
      <w:tc>
        <w:tcPr>
          <w:tcW w:w="1526" w:type="dxa"/>
          <w:vAlign w:val="center"/>
          <w:hideMark/>
        </w:tcPr>
        <w:p w14:paraId="3FD0571A" w14:textId="77777777" w:rsidR="00FE5ED9" w:rsidRDefault="005D1735" w:rsidP="0076784B">
          <w:pPr>
            <w:pStyle w:val="a7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36AA4F7F" w14:textId="77777777" w:rsidR="00FE5ED9" w:rsidRDefault="005D1735" w:rsidP="0076784B">
          <w:pPr>
            <w:pStyle w:val="a7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76784B" w14:paraId="7947E9D3" w14:textId="77777777" w:rsidTr="002A572B">
      <w:tc>
        <w:tcPr>
          <w:tcW w:w="9139" w:type="dxa"/>
          <w:gridSpan w:val="2"/>
          <w:hideMark/>
        </w:tcPr>
        <w:p w14:paraId="4818C4EF" w14:textId="612E7520" w:rsidR="00FE5ED9" w:rsidRDefault="000370D4" w:rsidP="0076784B">
          <w:pPr>
            <w:pStyle w:val="a7"/>
          </w:pPr>
          <w:fldSimple w:instr=" DOCPROPERTY  Classification  \* MERGEFORMAT ">
            <w:r>
              <w:t>Confidential</w:t>
            </w:r>
          </w:fldSimple>
        </w:p>
      </w:tc>
    </w:tr>
  </w:tbl>
  <w:p w14:paraId="56E23E29" w14:textId="77777777" w:rsidR="00FE5ED9" w:rsidRDefault="005D1735" w:rsidP="002A572B">
    <w:pPr>
      <w:pStyle w:val="a7"/>
      <w:ind w:left="0" w:right="1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36AD72" wp14:editId="77A8C745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traight Connector 3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.2pt,-27.15pt" to="465.9pt,-27.15pt" w14:anchorId="753841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546E5" w14:textId="77777777" w:rsidR="00D520D9" w:rsidRDefault="00D520D9" w:rsidP="00500742">
      <w:pPr>
        <w:spacing w:line="240" w:lineRule="auto"/>
      </w:pPr>
      <w:r>
        <w:separator/>
      </w:r>
    </w:p>
  </w:footnote>
  <w:footnote w:type="continuationSeparator" w:id="0">
    <w:p w14:paraId="2DEC0EC6" w14:textId="77777777" w:rsidR="00D520D9" w:rsidRDefault="00D520D9" w:rsidP="00500742">
      <w:pPr>
        <w:spacing w:line="240" w:lineRule="auto"/>
      </w:pPr>
      <w:r>
        <w:continuationSeparator/>
      </w:r>
    </w:p>
  </w:footnote>
  <w:footnote w:type="continuationNotice" w:id="1">
    <w:p w14:paraId="0CC32BE0" w14:textId="77777777" w:rsidR="00D520D9" w:rsidRDefault="00D520D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2A572B" w14:paraId="7DBDC9F3" w14:textId="77777777" w:rsidTr="006366F2">
      <w:tc>
        <w:tcPr>
          <w:tcW w:w="8121" w:type="dxa"/>
          <w:vAlign w:val="center"/>
          <w:hideMark/>
        </w:tcPr>
        <w:p w14:paraId="703F688A" w14:textId="2BC4AD91" w:rsidR="00FE5ED9" w:rsidRDefault="007C4361" w:rsidP="002A572B">
          <w:pPr>
            <w:pStyle w:val="a9"/>
            <w:tabs>
              <w:tab w:val="clear" w:pos="0"/>
            </w:tabs>
            <w:ind w:left="-108"/>
          </w:pPr>
          <w:r w:rsidRPr="000A5282">
            <w:rPr>
              <w:color w:val="999999"/>
            </w:rPr>
            <w:t>Introduction to DWH and ET</w:t>
          </w:r>
          <w:r>
            <w:rPr>
              <w:color w:val="999999"/>
            </w:rPr>
            <w:t>L</w:t>
          </w:r>
          <w:r w:rsidR="005D1735"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14:paraId="4B9A6913" w14:textId="77777777" w:rsidR="00FE5ED9" w:rsidRDefault="00FE5ED9" w:rsidP="002A572B">
          <w:pPr>
            <w:pStyle w:val="a9"/>
          </w:pPr>
        </w:p>
      </w:tc>
    </w:tr>
    <w:tr w:rsidR="002A572B" w14:paraId="7634FCD1" w14:textId="77777777" w:rsidTr="006366F2">
      <w:trPr>
        <w:trHeight w:val="340"/>
      </w:trPr>
      <w:tc>
        <w:tcPr>
          <w:tcW w:w="8121" w:type="dxa"/>
          <w:vAlign w:val="center"/>
          <w:hideMark/>
        </w:tcPr>
        <w:p w14:paraId="74F97D7D" w14:textId="543EBFF4" w:rsidR="00FE5ED9" w:rsidRDefault="00426215" w:rsidP="002A19FA">
          <w:pPr>
            <w:pStyle w:val="a9"/>
            <w:tabs>
              <w:tab w:val="clear" w:pos="0"/>
            </w:tabs>
          </w:pPr>
          <w:r>
            <w:t>Business Template</w:t>
          </w:r>
        </w:p>
      </w:tc>
      <w:tc>
        <w:tcPr>
          <w:tcW w:w="1377" w:type="dxa"/>
          <w:vAlign w:val="center"/>
          <w:hideMark/>
        </w:tcPr>
        <w:p w14:paraId="22501B53" w14:textId="77777777" w:rsidR="00FE5ED9" w:rsidRDefault="005D1735" w:rsidP="002A572B">
          <w:pPr>
            <w:pStyle w:val="a9"/>
            <w:jc w:val="right"/>
          </w:pPr>
          <w:r>
            <w:rPr>
              <w:noProof/>
              <w:color w:val="2B579A"/>
              <w:shd w:val="clear" w:color="auto" w:fill="E6E6E6"/>
            </w:rPr>
            <w:drawing>
              <wp:inline distT="0" distB="0" distL="0" distR="0" wp14:anchorId="4414F301" wp14:editId="72BB415B">
                <wp:extent cx="461010" cy="158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D3CA92" w14:textId="77777777" w:rsidR="00FE5ED9" w:rsidRPr="002A572B" w:rsidRDefault="005D1735" w:rsidP="002A572B">
    <w:pPr>
      <w:pStyle w:val="a9"/>
      <w:rPr>
        <w:sz w:val="16"/>
        <w:szCs w:val="16"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4C731A7" wp14:editId="38C8953B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7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spid="_x0000_s1026" strokecolor="#393737 [814]" strokeweight="2pt" from=".45pt,1.05pt" to="469.15pt,1.05pt" w14:anchorId="6A4D8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2B3"/>
    <w:multiLevelType w:val="hybridMultilevel"/>
    <w:tmpl w:val="629EE53E"/>
    <w:lvl w:ilvl="0" w:tplc="3E8263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A0CA8"/>
    <w:multiLevelType w:val="hybridMultilevel"/>
    <w:tmpl w:val="7D9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95A4727"/>
    <w:multiLevelType w:val="hybridMultilevel"/>
    <w:tmpl w:val="A55AF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D43B9"/>
    <w:multiLevelType w:val="multilevel"/>
    <w:tmpl w:val="CAD271F8"/>
    <w:styleLink w:val="Headings"/>
    <w:lvl w:ilvl="0">
      <w:start w:val="1"/>
      <w:numFmt w:val="decimal"/>
      <w:pStyle w:val="1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5" w15:restartNumberingAfterBreak="0">
    <w:nsid w:val="1E293D5E"/>
    <w:multiLevelType w:val="hybridMultilevel"/>
    <w:tmpl w:val="1F9AC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A944B1"/>
    <w:multiLevelType w:val="hybridMultilevel"/>
    <w:tmpl w:val="F2869934"/>
    <w:lvl w:ilvl="0" w:tplc="27565936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B0C11"/>
    <w:multiLevelType w:val="hybridMultilevel"/>
    <w:tmpl w:val="0F601464"/>
    <w:lvl w:ilvl="0" w:tplc="5720E0AE">
      <w:start w:val="2"/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3432A8"/>
    <w:multiLevelType w:val="hybridMultilevel"/>
    <w:tmpl w:val="F2E286F2"/>
    <w:lvl w:ilvl="0" w:tplc="869EC284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9E1CAC"/>
    <w:multiLevelType w:val="multilevel"/>
    <w:tmpl w:val="105C1ABE"/>
    <w:lvl w:ilvl="0">
      <w:start w:val="1"/>
      <w:numFmt w:val="decimal"/>
      <w:lvlText w:val="%1"/>
      <w:lvlJc w:val="left"/>
      <w:pPr>
        <w:tabs>
          <w:tab w:val="num" w:pos="522"/>
        </w:tabs>
        <w:ind w:left="522" w:hanging="432"/>
      </w:pPr>
    </w:lvl>
    <w:lvl w:ilvl="1">
      <w:start w:val="1"/>
      <w:numFmt w:val="decimal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lvlText w:val="%1.%2.%3"/>
      <w:lvlJc w:val="left"/>
      <w:pPr>
        <w:tabs>
          <w:tab w:val="num" w:pos="2282"/>
        </w:tabs>
        <w:ind w:left="2282" w:hanging="864"/>
      </w:pPr>
    </w:lvl>
    <w:lvl w:ilvl="3">
      <w:start w:val="1"/>
      <w:numFmt w:val="decimal"/>
      <w:lvlText w:val="%1.%2.%3.%4"/>
      <w:lvlJc w:val="left"/>
      <w:pPr>
        <w:tabs>
          <w:tab w:val="num" w:pos="4694"/>
        </w:tabs>
        <w:ind w:left="4694" w:hanging="1008"/>
      </w:pPr>
      <w:rPr>
        <w:b w:val="0"/>
      </w:rPr>
    </w:lvl>
    <w:lvl w:ilvl="4">
      <w:start w:val="1"/>
      <w:numFmt w:val="decimal"/>
      <w:lvlText w:val="%1.%2.%3.%4.%5"/>
      <w:lvlJc w:val="left"/>
      <w:pPr>
        <w:tabs>
          <w:tab w:val="num" w:pos="3888"/>
        </w:tabs>
        <w:ind w:left="3888" w:hanging="1008"/>
      </w:pPr>
    </w:lvl>
    <w:lvl w:ilvl="5">
      <w:start w:val="1"/>
      <w:numFmt w:val="decimal"/>
      <w:lvlText w:val="%1.%2.%3.%4.%5.%6"/>
      <w:lvlJc w:val="left"/>
      <w:pPr>
        <w:tabs>
          <w:tab w:val="num" w:pos="4968"/>
        </w:tabs>
        <w:ind w:left="4896" w:hanging="1008"/>
      </w:pPr>
    </w:lvl>
    <w:lvl w:ilvl="6">
      <w:start w:val="1"/>
      <w:numFmt w:val="decimal"/>
      <w:lvlText w:val="%1.%2.%3.%4.%5.%6.%7"/>
      <w:lvlJc w:val="left"/>
      <w:pPr>
        <w:tabs>
          <w:tab w:val="num" w:pos="6192"/>
        </w:tabs>
        <w:ind w:left="619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upperRoman"/>
      <w:suff w:val="space"/>
      <w:lvlText w:val="Appendix %9 -"/>
      <w:lvlJc w:val="left"/>
      <w:pPr>
        <w:ind w:left="0" w:firstLine="0"/>
      </w:pPr>
    </w:lvl>
  </w:abstractNum>
  <w:abstractNum w:abstractNumId="10" w15:restartNumberingAfterBreak="0">
    <w:nsid w:val="33FD3863"/>
    <w:multiLevelType w:val="hybridMultilevel"/>
    <w:tmpl w:val="54E2D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5A0EF0"/>
    <w:multiLevelType w:val="hybridMultilevel"/>
    <w:tmpl w:val="3C502EE8"/>
    <w:lvl w:ilvl="0" w:tplc="FBE414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86A47FD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3" w15:restartNumberingAfterBreak="0">
    <w:nsid w:val="57DD6F34"/>
    <w:multiLevelType w:val="multilevel"/>
    <w:tmpl w:val="1436B0F0"/>
    <w:numStyleLink w:val="NumberList"/>
  </w:abstractNum>
  <w:abstractNum w:abstractNumId="14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a0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20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30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5" w15:restartNumberingAfterBreak="0">
    <w:nsid w:val="7ECA4DDE"/>
    <w:multiLevelType w:val="hybridMultilevel"/>
    <w:tmpl w:val="2204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432471">
    <w:abstractNumId w:val="4"/>
  </w:num>
  <w:num w:numId="2" w16cid:durableId="626476673">
    <w:abstractNumId w:val="0"/>
  </w:num>
  <w:num w:numId="3" w16cid:durableId="445274354">
    <w:abstractNumId w:val="1"/>
  </w:num>
  <w:num w:numId="4" w16cid:durableId="1513180429">
    <w:abstractNumId w:val="7"/>
  </w:num>
  <w:num w:numId="5" w16cid:durableId="2029132760">
    <w:abstractNumId w:val="5"/>
  </w:num>
  <w:num w:numId="6" w16cid:durableId="471095836">
    <w:abstractNumId w:val="3"/>
  </w:num>
  <w:num w:numId="7" w16cid:durableId="1345595060">
    <w:abstractNumId w:val="15"/>
  </w:num>
  <w:num w:numId="8" w16cid:durableId="743599848">
    <w:abstractNumId w:val="10"/>
  </w:num>
  <w:num w:numId="9" w16cid:durableId="357428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6295175">
    <w:abstractNumId w:val="14"/>
  </w:num>
  <w:num w:numId="11" w16cid:durableId="262299757">
    <w:abstractNumId w:val="1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3832308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59643638">
    <w:abstractNumId w:val="2"/>
  </w:num>
  <w:num w:numId="14" w16cid:durableId="1801260549">
    <w:abstractNumId w:val="12"/>
  </w:num>
  <w:num w:numId="15" w16cid:durableId="671028179">
    <w:abstractNumId w:val="11"/>
  </w:num>
  <w:num w:numId="16" w16cid:durableId="165632613">
    <w:abstractNumId w:val="8"/>
  </w:num>
  <w:num w:numId="17" w16cid:durableId="261227126">
    <w:abstractNumId w:val="8"/>
    <w:lvlOverride w:ilvl="0">
      <w:startOverride w:val="1"/>
    </w:lvlOverride>
  </w:num>
  <w:num w:numId="18" w16cid:durableId="61562296">
    <w:abstractNumId w:val="6"/>
  </w:num>
  <w:num w:numId="19" w16cid:durableId="1019432107">
    <w:abstractNumId w:val="9"/>
  </w:num>
  <w:num w:numId="20" w16cid:durableId="11566482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98811776">
    <w:abstractNumId w:val="4"/>
  </w:num>
  <w:num w:numId="22" w16cid:durableId="9235629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52570481">
    <w:abstractNumId w:val="4"/>
  </w:num>
  <w:num w:numId="24" w16cid:durableId="1127159218">
    <w:abstractNumId w:val="4"/>
  </w:num>
  <w:num w:numId="25" w16cid:durableId="98933147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urdaulet T">
    <w15:presenceInfo w15:providerId="Windows Live" w15:userId="9e5cb7d23feb2c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c1NLM0Nrc0MrYwsjRW0lEKTi0uzszPAykwqgUAFndvCiwAAAA="/>
  </w:docVars>
  <w:rsids>
    <w:rsidRoot w:val="00500742"/>
    <w:rsid w:val="0000152E"/>
    <w:rsid w:val="0003566E"/>
    <w:rsid w:val="00036D9D"/>
    <w:rsid w:val="000370D4"/>
    <w:rsid w:val="00047819"/>
    <w:rsid w:val="00074855"/>
    <w:rsid w:val="00104CAC"/>
    <w:rsid w:val="00125E85"/>
    <w:rsid w:val="00173F65"/>
    <w:rsid w:val="00192D26"/>
    <w:rsid w:val="00290185"/>
    <w:rsid w:val="002B3847"/>
    <w:rsid w:val="002C76CC"/>
    <w:rsid w:val="002E6935"/>
    <w:rsid w:val="00357E14"/>
    <w:rsid w:val="00407DD5"/>
    <w:rsid w:val="00426215"/>
    <w:rsid w:val="00444D3B"/>
    <w:rsid w:val="00480504"/>
    <w:rsid w:val="0048499B"/>
    <w:rsid w:val="004A4E69"/>
    <w:rsid w:val="00500742"/>
    <w:rsid w:val="00504C62"/>
    <w:rsid w:val="0057509B"/>
    <w:rsid w:val="00580835"/>
    <w:rsid w:val="005C0648"/>
    <w:rsid w:val="005D1735"/>
    <w:rsid w:val="00636536"/>
    <w:rsid w:val="00666408"/>
    <w:rsid w:val="006C5206"/>
    <w:rsid w:val="006F645E"/>
    <w:rsid w:val="00710378"/>
    <w:rsid w:val="007B27B1"/>
    <w:rsid w:val="007C4361"/>
    <w:rsid w:val="00825A8A"/>
    <w:rsid w:val="00876D86"/>
    <w:rsid w:val="008D0346"/>
    <w:rsid w:val="008E2E73"/>
    <w:rsid w:val="0094703C"/>
    <w:rsid w:val="00950730"/>
    <w:rsid w:val="009727DF"/>
    <w:rsid w:val="00974743"/>
    <w:rsid w:val="009D7BE5"/>
    <w:rsid w:val="009E4BF9"/>
    <w:rsid w:val="009E7277"/>
    <w:rsid w:val="00AA68CA"/>
    <w:rsid w:val="00B00FF6"/>
    <w:rsid w:val="00B072EA"/>
    <w:rsid w:val="00B63965"/>
    <w:rsid w:val="00B83E56"/>
    <w:rsid w:val="00BE17E0"/>
    <w:rsid w:val="00C403FF"/>
    <w:rsid w:val="00C901A0"/>
    <w:rsid w:val="00CA3310"/>
    <w:rsid w:val="00CE6020"/>
    <w:rsid w:val="00D04DA9"/>
    <w:rsid w:val="00D20F53"/>
    <w:rsid w:val="00D520D9"/>
    <w:rsid w:val="00D61C9C"/>
    <w:rsid w:val="00DD31D9"/>
    <w:rsid w:val="00E016A3"/>
    <w:rsid w:val="00E12ACE"/>
    <w:rsid w:val="00E15F7E"/>
    <w:rsid w:val="00E43D86"/>
    <w:rsid w:val="00EB54C0"/>
    <w:rsid w:val="00EF3DC7"/>
    <w:rsid w:val="00F55A25"/>
    <w:rsid w:val="00FE5ED9"/>
    <w:rsid w:val="0DE5BCAF"/>
    <w:rsid w:val="3B048F41"/>
    <w:rsid w:val="6D4B84C2"/>
    <w:rsid w:val="6E73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D7823"/>
  <w15:chartTrackingRefBased/>
  <w15:docId w15:val="{650C9251-9817-4C7F-892D-50712325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uiPriority w:val="3"/>
    <w:unhideWhenUsed/>
    <w:rsid w:val="008E2E73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1">
    <w:name w:val="heading 1"/>
    <w:aliases w:val="Attribute Heading 1,Section"/>
    <w:next w:val="a2"/>
    <w:link w:val="10"/>
    <w:qFormat/>
    <w:rsid w:val="00500742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2">
    <w:name w:val="heading 2"/>
    <w:aliases w:val="Attribute Heading 2,Major"/>
    <w:next w:val="a2"/>
    <w:link w:val="21"/>
    <w:qFormat/>
    <w:rsid w:val="00500742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3">
    <w:name w:val="heading 3"/>
    <w:aliases w:val="Table Attribute Heading"/>
    <w:next w:val="a2"/>
    <w:link w:val="31"/>
    <w:qFormat/>
    <w:rsid w:val="00500742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4">
    <w:name w:val="heading 4"/>
    <w:next w:val="a2"/>
    <w:link w:val="40"/>
    <w:qFormat/>
    <w:rsid w:val="0050074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paragraph" w:styleId="5">
    <w:name w:val="heading 5"/>
    <w:basedOn w:val="4"/>
    <w:next w:val="a1"/>
    <w:link w:val="50"/>
    <w:qFormat/>
    <w:rsid w:val="00C403FF"/>
    <w:pPr>
      <w:numPr>
        <w:ilvl w:val="0"/>
        <w:numId w:val="0"/>
      </w:numPr>
      <w:tabs>
        <w:tab w:val="left" w:pos="-2790"/>
        <w:tab w:val="left" w:pos="-2610"/>
        <w:tab w:val="num" w:pos="3888"/>
      </w:tabs>
      <w:suppressAutoHyphens/>
      <w:spacing w:before="60" w:after="40" w:line="360" w:lineRule="auto"/>
      <w:ind w:left="3888" w:right="142" w:hanging="1008"/>
      <w:outlineLvl w:val="4"/>
    </w:pPr>
    <w:rPr>
      <w:rFonts w:ascii="Arial" w:hAnsi="Arial"/>
      <w:b/>
      <w:color w:val="auto"/>
      <w:sz w:val="20"/>
    </w:rPr>
  </w:style>
  <w:style w:type="paragraph" w:styleId="6">
    <w:name w:val="heading 6"/>
    <w:basedOn w:val="5"/>
    <w:next w:val="a1"/>
    <w:link w:val="60"/>
    <w:qFormat/>
    <w:rsid w:val="00C403FF"/>
    <w:pPr>
      <w:widowControl w:val="0"/>
      <w:tabs>
        <w:tab w:val="clear" w:pos="3888"/>
        <w:tab w:val="num" w:pos="4968"/>
      </w:tabs>
      <w:ind w:left="4896"/>
      <w:outlineLvl w:val="5"/>
    </w:pPr>
    <w:rPr>
      <w:b w:val="0"/>
    </w:rPr>
  </w:style>
  <w:style w:type="paragraph" w:styleId="7">
    <w:name w:val="heading 7"/>
    <w:basedOn w:val="6"/>
    <w:next w:val="a1"/>
    <w:link w:val="70"/>
    <w:qFormat/>
    <w:rsid w:val="00C403FF"/>
    <w:pPr>
      <w:tabs>
        <w:tab w:val="clear" w:pos="4968"/>
        <w:tab w:val="center" w:pos="-2430"/>
        <w:tab w:val="num" w:pos="6192"/>
      </w:tabs>
      <w:ind w:left="6192" w:hanging="1296"/>
      <w:outlineLvl w:val="6"/>
    </w:p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C403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8"/>
    <w:next w:val="8"/>
    <w:link w:val="90"/>
    <w:qFormat/>
    <w:rsid w:val="00C403FF"/>
    <w:pPr>
      <w:keepLines w:val="0"/>
      <w:tabs>
        <w:tab w:val="left" w:pos="-2790"/>
        <w:tab w:val="left" w:pos="-2610"/>
        <w:tab w:val="center" w:pos="-2430"/>
      </w:tabs>
      <w:suppressAutoHyphens/>
      <w:spacing w:before="240" w:after="40" w:line="360" w:lineRule="auto"/>
      <w:ind w:right="142"/>
      <w:jc w:val="center"/>
      <w:outlineLvl w:val="8"/>
    </w:pPr>
    <w:rPr>
      <w:rFonts w:ascii="Arial" w:eastAsia="Times New Roman" w:hAnsi="Arial" w:cs="Times New Roman"/>
      <w:b/>
      <w:color w:val="auto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Attribute Heading 1 Знак,Section Знак"/>
    <w:basedOn w:val="a3"/>
    <w:link w:val="1"/>
    <w:rsid w:val="00500742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21">
    <w:name w:val="Заголовок 2 Знак"/>
    <w:aliases w:val="Attribute Heading 2 Знак,Major Знак"/>
    <w:basedOn w:val="a3"/>
    <w:link w:val="2"/>
    <w:rsid w:val="00500742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31">
    <w:name w:val="Заголовок 3 Знак"/>
    <w:aliases w:val="Table Attribute Heading Знак"/>
    <w:basedOn w:val="a3"/>
    <w:link w:val="3"/>
    <w:rsid w:val="00500742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40">
    <w:name w:val="Заголовок 4 Знак"/>
    <w:basedOn w:val="a3"/>
    <w:link w:val="4"/>
    <w:rsid w:val="00500742"/>
    <w:rPr>
      <w:rFonts w:ascii="Arial Black" w:eastAsia="Times New Roman" w:hAnsi="Arial Black" w:cs="Times New Roman"/>
      <w:color w:val="1A9CB0"/>
      <w:szCs w:val="20"/>
    </w:rPr>
  </w:style>
  <w:style w:type="paragraph" w:styleId="a2">
    <w:name w:val="Body Text"/>
    <w:link w:val="a6"/>
    <w:qFormat/>
    <w:rsid w:val="00500742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a6">
    <w:name w:val="Основной текст Знак"/>
    <w:basedOn w:val="a3"/>
    <w:link w:val="a2"/>
    <w:rsid w:val="00500742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a7">
    <w:name w:val="footer"/>
    <w:link w:val="a8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a8">
    <w:name w:val="Нижний колонтитул Знак"/>
    <w:basedOn w:val="a3"/>
    <w:link w:val="a7"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a9">
    <w:name w:val="header"/>
    <w:link w:val="aa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sz w:val="18"/>
      <w:szCs w:val="20"/>
    </w:rPr>
  </w:style>
  <w:style w:type="character" w:customStyle="1" w:styleId="aa">
    <w:name w:val="Верхний колонтитул Знак"/>
    <w:basedOn w:val="a3"/>
    <w:link w:val="a9"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ab">
    <w:name w:val="Hyperlink"/>
    <w:basedOn w:val="a3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ac">
    <w:name w:val="page number"/>
    <w:basedOn w:val="a3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ad">
    <w:name w:val="Title"/>
    <w:next w:val="a2"/>
    <w:link w:val="ae"/>
    <w:qFormat/>
    <w:rsid w:val="00500742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ae">
    <w:name w:val="Заголовок Знак"/>
    <w:basedOn w:val="a3"/>
    <w:link w:val="ad"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11">
    <w:name w:val="toc 1"/>
    <w:next w:val="a2"/>
    <w:uiPriority w:val="39"/>
    <w:qFormat/>
    <w:rsid w:val="00500742"/>
    <w:pPr>
      <w:spacing w:after="0" w:line="240" w:lineRule="auto"/>
    </w:pPr>
    <w:rPr>
      <w:rFonts w:ascii="Trebuchet MS" w:eastAsia="Times New Roman" w:hAnsi="Trebuchet MS" w:cs="Times New Roman"/>
      <w:bCs/>
      <w:caps/>
      <w:color w:val="3B3838" w:themeColor="background2" w:themeShade="40"/>
      <w:sz w:val="20"/>
      <w:szCs w:val="24"/>
    </w:rPr>
  </w:style>
  <w:style w:type="paragraph" w:styleId="af">
    <w:name w:val="annotation text"/>
    <w:basedOn w:val="a1"/>
    <w:link w:val="af0"/>
    <w:uiPriority w:val="99"/>
    <w:unhideWhenUsed/>
    <w:rsid w:val="00500742"/>
    <w:pPr>
      <w:spacing w:line="240" w:lineRule="auto"/>
    </w:pPr>
  </w:style>
  <w:style w:type="character" w:customStyle="1" w:styleId="af0">
    <w:name w:val="Текст примечания Знак"/>
    <w:basedOn w:val="a3"/>
    <w:link w:val="af"/>
    <w:uiPriority w:val="99"/>
    <w:rsid w:val="00500742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link w:val="af2"/>
    <w:qFormat/>
    <w:rsid w:val="00500742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af2">
    <w:name w:val="Тема примечания Знак"/>
    <w:basedOn w:val="af0"/>
    <w:link w:val="af1"/>
    <w:rsid w:val="00500742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af3">
    <w:name w:val="TOC Heading"/>
    <w:next w:val="a2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a3"/>
    <w:link w:val="ProjectName"/>
    <w:rsid w:val="00500742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numbering" w:customStyle="1" w:styleId="Headings">
    <w:name w:val="Headings"/>
    <w:uiPriority w:val="99"/>
    <w:rsid w:val="00500742"/>
    <w:pPr>
      <w:numPr>
        <w:numId w:val="1"/>
      </w:numPr>
    </w:pPr>
  </w:style>
  <w:style w:type="paragraph" w:styleId="22">
    <w:name w:val="toc 2"/>
    <w:basedOn w:val="a1"/>
    <w:next w:val="a1"/>
    <w:autoRedefine/>
    <w:uiPriority w:val="39"/>
    <w:unhideWhenUsed/>
    <w:rsid w:val="00500742"/>
    <w:pPr>
      <w:spacing w:after="100"/>
      <w:ind w:left="200"/>
    </w:pPr>
  </w:style>
  <w:style w:type="paragraph" w:styleId="af4">
    <w:name w:val="List Paragraph"/>
    <w:basedOn w:val="a1"/>
    <w:uiPriority w:val="34"/>
    <w:qFormat/>
    <w:rsid w:val="00500742"/>
    <w:pPr>
      <w:ind w:left="720"/>
      <w:contextualSpacing/>
    </w:pPr>
  </w:style>
  <w:style w:type="paragraph" w:styleId="a0">
    <w:name w:val="List Bullet"/>
    <w:semiHidden/>
    <w:unhideWhenUsed/>
    <w:qFormat/>
    <w:rsid w:val="00D61C9C"/>
    <w:pPr>
      <w:numPr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a">
    <w:name w:val="List Number"/>
    <w:unhideWhenUsed/>
    <w:qFormat/>
    <w:rsid w:val="00D61C9C"/>
    <w:pPr>
      <w:keepNext/>
      <w:numPr>
        <w:numId w:val="13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20">
    <w:name w:val="List Bullet 2"/>
    <w:semiHidden/>
    <w:unhideWhenUsed/>
    <w:qFormat/>
    <w:rsid w:val="00D61C9C"/>
    <w:pPr>
      <w:numPr>
        <w:ilvl w:val="1"/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30">
    <w:name w:val="List Bullet 3"/>
    <w:semiHidden/>
    <w:unhideWhenUsed/>
    <w:qFormat/>
    <w:rsid w:val="00D61C9C"/>
    <w:pPr>
      <w:numPr>
        <w:ilvl w:val="2"/>
        <w:numId w:val="10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D61C9C"/>
    <w:pPr>
      <w:numPr>
        <w:numId w:val="10"/>
      </w:numPr>
    </w:pPr>
  </w:style>
  <w:style w:type="numbering" w:customStyle="1" w:styleId="NumberList">
    <w:name w:val="NumberList"/>
    <w:uiPriority w:val="99"/>
    <w:rsid w:val="00D61C9C"/>
    <w:pPr>
      <w:numPr>
        <w:numId w:val="13"/>
      </w:numPr>
    </w:pPr>
  </w:style>
  <w:style w:type="paragraph" w:styleId="32">
    <w:name w:val="toc 3"/>
    <w:basedOn w:val="a1"/>
    <w:next w:val="a1"/>
    <w:autoRedefine/>
    <w:uiPriority w:val="39"/>
    <w:unhideWhenUsed/>
    <w:rsid w:val="00974743"/>
    <w:pPr>
      <w:spacing w:after="100"/>
      <w:ind w:left="400"/>
    </w:pPr>
  </w:style>
  <w:style w:type="paragraph" w:customStyle="1" w:styleId="TableText">
    <w:name w:val="Table_Text"/>
    <w:basedOn w:val="a1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-4">
    <w:name w:val="Table List 4"/>
    <w:basedOn w:val="a4"/>
    <w:rsid w:val="00C901A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50">
    <w:name w:val="Заголовок 5 Знак"/>
    <w:basedOn w:val="a3"/>
    <w:link w:val="5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60">
    <w:name w:val="Заголовок 6 Знак"/>
    <w:basedOn w:val="a3"/>
    <w:link w:val="6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70">
    <w:name w:val="Заголовок 7 Знак"/>
    <w:basedOn w:val="a3"/>
    <w:link w:val="7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90">
    <w:name w:val="Заголовок 9 Знак"/>
    <w:basedOn w:val="a3"/>
    <w:link w:val="9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80">
    <w:name w:val="Заголовок 8 Знак"/>
    <w:basedOn w:val="a3"/>
    <w:link w:val="8"/>
    <w:uiPriority w:val="9"/>
    <w:semiHidden/>
    <w:rsid w:val="00C403F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Default">
    <w:name w:val="Default"/>
    <w:rsid w:val="006F64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f5">
    <w:name w:val="Revision"/>
    <w:hidden/>
    <w:uiPriority w:val="99"/>
    <w:semiHidden/>
    <w:rsid w:val="002B38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af6">
    <w:name w:val="annotation reference"/>
    <w:basedOn w:val="a3"/>
    <w:uiPriority w:val="99"/>
    <w:semiHidden/>
    <w:unhideWhenUsed/>
    <w:rsid w:val="00B00FF6"/>
    <w:rPr>
      <w:sz w:val="16"/>
      <w:szCs w:val="16"/>
    </w:rPr>
  </w:style>
  <w:style w:type="character" w:styleId="af7">
    <w:name w:val="Mention"/>
    <w:basedOn w:val="a3"/>
    <w:uiPriority w:val="99"/>
    <w:unhideWhenUsed/>
    <w:rsid w:val="00036D9D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156e92d-423a-4625-9818-f5e87239af8a">
      <UserInfo>
        <DisplayName/>
        <AccountId xsi:nil="true"/>
        <AccountType/>
      </UserInfo>
    </SharedWithUsers>
    <lcf76f155ced4ddcb4097134ff3c332f xmlns="a60d0634-94da-4e6e-b36f-66eaaf0b6f4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1F8A81E89B1E4A872028645FD1B6AE" ma:contentTypeVersion="11" ma:contentTypeDescription="Create a new document." ma:contentTypeScope="" ma:versionID="00e7a2aec32c88b8ca7efc9843325748">
  <xsd:schema xmlns:xsd="http://www.w3.org/2001/XMLSchema" xmlns:xs="http://www.w3.org/2001/XMLSchema" xmlns:p="http://schemas.microsoft.com/office/2006/metadata/properties" xmlns:ns2="a60d0634-94da-4e6e-b36f-66eaaf0b6f4e" xmlns:ns3="a156e92d-423a-4625-9818-f5e87239af8a" targetNamespace="http://schemas.microsoft.com/office/2006/metadata/properties" ma:root="true" ma:fieldsID="f6caa66f0c7935a35dae6e174e32ee4b" ns2:_="" ns3:_="">
    <xsd:import namespace="a60d0634-94da-4e6e-b36f-66eaaf0b6f4e"/>
    <xsd:import namespace="a156e92d-423a-4625-9818-f5e87239af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d0634-94da-4e6e-b36f-66eaaf0b6f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6e92d-423a-4625-9818-f5e87239af8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  <ds:schemaRef ds:uri="a156e92d-423a-4625-9818-f5e87239af8a"/>
    <ds:schemaRef ds:uri="a60d0634-94da-4e6e-b36f-66eaaf0b6f4e"/>
  </ds:schemaRefs>
</ds:datastoreItem>
</file>

<file path=customXml/itemProps2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451799-F9B0-43E0-ABE9-80ABBAA59F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d0634-94da-4e6e-b36f-66eaaf0b6f4e"/>
    <ds:schemaRef ds:uri="a156e92d-423a-4625-9818-f5e87239af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Siarhei Drazdou</dc:creator>
  <cp:keywords/>
  <dc:description/>
  <cp:lastModifiedBy>Nurdaulet T</cp:lastModifiedBy>
  <cp:revision>24</cp:revision>
  <cp:lastPrinted>2021-02-26T07:14:00Z</cp:lastPrinted>
  <dcterms:created xsi:type="dcterms:W3CDTF">2021-01-22T08:29:00Z</dcterms:created>
  <dcterms:modified xsi:type="dcterms:W3CDTF">2026-04-09T11:14:00Z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0x010100F71F8A81E89B1E4A872028645FD1B6AE</vt:lpwstr>
  </property>
  <property fmtid="{D5CDD505-2E9C-101B-9397-08002B2CF9AE}" pid="4" name="Classification">
    <vt:lpwstr>Confidential</vt:lpwstr>
  </property>
  <property fmtid="{D5CDD505-2E9C-101B-9397-08002B2CF9AE}" pid="5" name="Order">
    <vt:r8>633900</vt:r8>
  </property>
  <property fmtid="{D5CDD505-2E9C-101B-9397-08002B2CF9AE}" pid="6" name="ComplianceAssetId">
    <vt:lpwstr/>
  </property>
  <property fmtid="{D5CDD505-2E9C-101B-9397-08002B2CF9AE}" pid="7" name="Approval Date">
    <vt:lpwstr>04-Dec-2018</vt:lpwstr>
  </property>
  <property fmtid="{D5CDD505-2E9C-101B-9397-08002B2CF9AE}" pid="8" name="MediaServiceImageTags">
    <vt:lpwstr/>
  </property>
</Properties>
</file>